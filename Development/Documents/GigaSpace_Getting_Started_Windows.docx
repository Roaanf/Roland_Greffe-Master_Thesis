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62" w:rsidRPr="00094771" w:rsidRDefault="009D1AA0">
      <w:pPr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7" o:spid="_x0000_s1026" type="#_x0000_t202" style="position:absolute;left:0;text-align:left;margin-left:537.75pt;margin-top:632.25pt;width:32.25pt;height:162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" stroked="f">
            <v:fill opacity="0"/>
            <v:textbox style="layout-flow:vertical;mso-layout-flow-alt:bottom-to-top;mso-next-textbox:#Text Box 17">
              <w:txbxContent>
                <w:p w:rsidR="009D1AA0" w:rsidRPr="006D1F48" w:rsidRDefault="009D1AA0">
                  <w:pPr>
                    <w:rPr>
                      <w:rFonts w:ascii="Univers CE 45 Light" w:hAnsi="Univers CE 45 Light"/>
                      <w:sz w:val="32"/>
                    </w:rPr>
                  </w:pPr>
                  <w:r w:rsidRPr="006D1F48">
                    <w:rPr>
                      <w:rFonts w:ascii="Univers CE 45 Light" w:eastAsiaTheme="minorHAnsi" w:hAnsi="Univers CE 45 Light" w:cs="Helvetica"/>
                      <w:color w:val="FFFFFF"/>
                      <w:sz w:val="24"/>
                      <w:szCs w:val="16"/>
                      <w:lang w:val="fr-FR"/>
                    </w:rPr>
                    <w:t>ISSN 0249-6399</w:t>
                  </w:r>
                </w:p>
              </w:txbxContent>
            </v:textbox>
          </v:shape>
        </w:pict>
      </w:r>
      <w:r w:rsidR="00B90583" w:rsidRPr="00094771"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77696" behindDoc="1" locked="1" layoutInCell="1" allowOverlap="1" wp14:anchorId="5863A8A1" wp14:editId="02491A3C">
            <wp:simplePos x="0" y="0"/>
            <wp:positionH relativeFrom="page">
              <wp:posOffset>20955</wp:posOffset>
            </wp:positionH>
            <wp:positionV relativeFrom="page">
              <wp:posOffset>19050</wp:posOffset>
            </wp:positionV>
            <wp:extent cx="7555230" cy="10687050"/>
            <wp:effectExtent l="0" t="0" r="7620" b="0"/>
            <wp:wrapNone/>
            <wp:docPr id="2" name="Image 5" descr="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D62" w:rsidRDefault="009D1AA0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pict>
          <v:shape id="Arrondir un rectangle avec un coin diagonal 31" o:spid="_x0000_s1031" style="position:absolute;margin-left:67.2pt;margin-top:344.85pt;width:459.4pt;height:287.2pt;z-index:2516782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834380,3647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" path="m607919,l5834380,r,l5834380,3039521v,335744,-272175,607919,-607919,607919l,3647440r,l,607919c,272175,272175,,607919,xe" fillcolor="black [3213]" strokecolor="#700012 [1604]" strokeweight="2pt">
            <v:fill color2="#95cee0 [1304]" focus="47%" type="gradient">
              <o:fill v:ext="view" type="gradientUnscaled"/>
            </v:fill>
            <v:path arrowok="t" o:connecttype="custom" o:connectlocs="607919,0;5834380,0;5834380,0;5834380,3039521;5226461,3647440;0,3647440;0,3647440;0,607919;607919,0" o:connectangles="0,0,0,0,0,0,0,0,0"/>
          </v:shape>
        </w:pict>
      </w:r>
      <w:r w:rsidR="001509A8">
        <w:rPr>
          <w:rFonts w:ascii="Univers CE 45 Light" w:hAnsi="Univers CE 45 Light"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78720" behindDoc="0" locked="0" layoutInCell="1" allowOverlap="1" wp14:anchorId="498018EF" wp14:editId="524957F3">
            <wp:simplePos x="0" y="0"/>
            <wp:positionH relativeFrom="column">
              <wp:posOffset>1273175</wp:posOffset>
            </wp:positionH>
            <wp:positionV relativeFrom="paragraph">
              <wp:posOffset>6323330</wp:posOffset>
            </wp:positionV>
            <wp:extent cx="2315845" cy="1510665"/>
            <wp:effectExtent l="0" t="0" r="825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9A8">
        <w:rPr>
          <w:rFonts w:ascii="Univers CE 45 Light" w:hAnsi="Univers CE 45 Light"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80768" behindDoc="0" locked="0" layoutInCell="1" allowOverlap="1" wp14:anchorId="62BFEEED" wp14:editId="783DD848">
            <wp:simplePos x="0" y="0"/>
            <wp:positionH relativeFrom="column">
              <wp:posOffset>4246880</wp:posOffset>
            </wp:positionH>
            <wp:positionV relativeFrom="paragraph">
              <wp:posOffset>4570095</wp:posOffset>
            </wp:positionV>
            <wp:extent cx="2047240" cy="1533525"/>
            <wp:effectExtent l="0" t="0" r="0" b="9525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ser_dragonStream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9A8"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81792" behindDoc="0" locked="0" layoutInCell="1" allowOverlap="1" wp14:anchorId="779F285B" wp14:editId="2FDC21F9">
            <wp:simplePos x="0" y="0"/>
            <wp:positionH relativeFrom="column">
              <wp:posOffset>4269740</wp:posOffset>
            </wp:positionH>
            <wp:positionV relativeFrom="paragraph">
              <wp:posOffset>6315710</wp:posOffset>
            </wp:positionV>
            <wp:extent cx="2047240" cy="1533525"/>
            <wp:effectExtent l="0" t="0" r="0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ser_galaxi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9A8"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79744" behindDoc="0" locked="0" layoutInCell="1" allowOverlap="1" wp14:anchorId="2B100B20" wp14:editId="218790E9">
            <wp:simplePos x="0" y="0"/>
            <wp:positionH relativeFrom="column">
              <wp:posOffset>1385570</wp:posOffset>
            </wp:positionH>
            <wp:positionV relativeFrom="paragraph">
              <wp:posOffset>4607367</wp:posOffset>
            </wp:positionV>
            <wp:extent cx="2047240" cy="1533525"/>
            <wp:effectExtent l="0" t="0" r="0" b="952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ser_fuzzyRabb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 id="Text Box 11" o:spid="_x0000_s1027" type="#_x0000_t202" style="position:absolute;margin-left:49.8pt;margin-top:211.55pt;width:467.25pt;height:126pt;z-index:25167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CIuA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" filled="f" stroked="f">
            <v:textbox style="mso-next-textbox:#Text Box 11">
              <w:txbxContent>
                <w:sdt>
                  <w:sdtPr>
                    <w:rPr>
                      <w:rFonts w:ascii="Univers LT 55" w:hAnsi="Univers LT 55"/>
                      <w:b/>
                      <w:color w:val="FFFFFF" w:themeColor="background1"/>
                      <w:sz w:val="54"/>
                      <w:szCs w:val="54"/>
                    </w:rPr>
                    <w:alias w:val="Titre "/>
                    <w:id w:val="12379085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p w:rsidR="009D1AA0" w:rsidRPr="00FC020C" w:rsidRDefault="009D1AA0" w:rsidP="001509A8">
                      <w:pPr>
                        <w:jc w:val="left"/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</w:pPr>
                      <w:proofErr w:type="spellStart"/>
                      <w:r w:rsidRPr="001509A8"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  <w:t>Giga</w:t>
                      </w:r>
                      <w:r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  <w:t>Space</w:t>
                      </w:r>
                      <w:proofErr w:type="spellEnd"/>
                      <w:r w:rsidRPr="001509A8"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  <w:t>,</w:t>
                      </w:r>
                      <w:r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  <w:t xml:space="preserve"> getting started guide for Microsoft Windows</w:t>
                      </w:r>
                    </w:p>
                  </w:sdtContent>
                </w:sdt>
                <w:p w:rsidR="009D1AA0" w:rsidRPr="00FC020C" w:rsidRDefault="009D1AA0" w:rsidP="001509A8">
                  <w:pPr>
                    <w:jc w:val="left"/>
                    <w:rPr>
                      <w:rFonts w:ascii="Univers LT 55" w:hAnsi="Univers LT 55"/>
                      <w:color w:val="FFFFFF" w:themeColor="background1"/>
                      <w:sz w:val="46"/>
                      <w:szCs w:val="46"/>
                    </w:rPr>
                  </w:pPr>
                </w:p>
                <w:p w:rsidR="009D1AA0" w:rsidRPr="001509A8" w:rsidRDefault="009D1AA0" w:rsidP="008147D9">
                  <w:pPr>
                    <w:jc w:val="left"/>
                    <w:rPr>
                      <w:rFonts w:ascii="Univers LT 55" w:hAnsi="Univers LT 55"/>
                      <w:color w:val="FFFFFF" w:themeColor="background1"/>
                      <w:sz w:val="28"/>
                      <w:szCs w:val="54"/>
                    </w:rPr>
                  </w:pPr>
                  <w:sdt>
                    <w:sdtPr>
                      <w:rPr>
                        <w:rFonts w:ascii="Univers LT 55" w:hAnsi="Univers LT 55"/>
                        <w:bCs/>
                        <w:color w:val="FFFFFF" w:themeColor="background1"/>
                        <w:sz w:val="28"/>
                        <w:szCs w:val="54"/>
                        <w:lang w:val="fr-FR"/>
                      </w:rPr>
                      <w:alias w:val="Auteur1"/>
                      <w:tag w:val="Auteur1"/>
                      <w:id w:val="3485402"/>
                    </w:sdtPr>
                    <w:sdtEndPr>
                      <w:rPr>
                        <w:bCs w:val="0"/>
                      </w:rPr>
                    </w:sdtEndPr>
                    <w:sdtContent>
                      <w:r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 xml:space="preserve">Pascal </w:t>
                      </w:r>
                      <w:proofErr w:type="spellStart"/>
                      <w:r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>Guehl</w:t>
                      </w:r>
                      <w:proofErr w:type="spellEnd"/>
                    </w:sdtContent>
                  </w:sdt>
                  <w:r w:rsidRPr="001509A8">
                    <w:rPr>
                      <w:rFonts w:ascii="Univers LT 55" w:hAnsi="Univers LT 55"/>
                      <w:color w:val="FFFFFF" w:themeColor="background1"/>
                      <w:sz w:val="28"/>
                      <w:szCs w:val="54"/>
                    </w:rPr>
                    <w:t xml:space="preserve"> ,</w:t>
                  </w:r>
                  <w:r w:rsidRPr="001509A8">
                    <w:rPr>
                      <w:rFonts w:ascii="Univers LT 55" w:hAnsi="Univers LT 55"/>
                      <w:bCs/>
                      <w:color w:val="FFFFFF" w:themeColor="background1"/>
                      <w:sz w:val="28"/>
                      <w:szCs w:val="54"/>
                    </w:rPr>
                    <w:t xml:space="preserve"> </w:t>
                  </w:r>
                  <w:sdt>
                    <w:sdtPr>
                      <w:rPr>
                        <w:rFonts w:ascii="Univers LT 55" w:hAnsi="Univers LT 55"/>
                        <w:bCs/>
                        <w:color w:val="FFFFFF" w:themeColor="background1"/>
                        <w:sz w:val="28"/>
                        <w:szCs w:val="54"/>
                        <w:lang w:val="fr-FR"/>
                      </w:rPr>
                      <w:alias w:val="Auteur2"/>
                      <w:id w:val="3485407"/>
                    </w:sdtPr>
                    <w:sdtEndPr>
                      <w:rPr>
                        <w:bCs w:val="0"/>
                      </w:rPr>
                    </w:sdtEndPr>
                    <w:sdtContent>
                      <w:proofErr w:type="spellStart"/>
                      <w:r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>Fabrice</w:t>
                      </w:r>
                      <w:proofErr w:type="spellEnd"/>
                      <w:r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 xml:space="preserve"> </w:t>
                      </w:r>
                      <w:proofErr w:type="spellStart"/>
                      <w:r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>Neyret</w:t>
                      </w:r>
                      <w:proofErr w:type="spellEnd"/>
                    </w:sdtContent>
                  </w:sdt>
                </w:p>
              </w:txbxContent>
            </v:textbox>
          </v:shape>
        </w:pict>
      </w: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 id="Text Box 12" o:spid="_x0000_s1028" type="#_x0000_t202" style="position:absolute;margin-left:48.3pt;margin-top:723.8pt;width:135.75pt;height:142.5pt;z-index:2516715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" stroked="f">
            <v:textbox style="mso-next-textbox:#Text Box 12">
              <w:txbxContent>
                <w:p w:rsidR="009D1AA0" w:rsidRPr="00BC28BB" w:rsidRDefault="009D1AA0">
                  <w:pPr>
                    <w:rPr>
                      <w:rFonts w:ascii="Univers 57 Condensed" w:hAnsi="Univers 57 Condensed"/>
                      <w:b/>
                      <w:color w:val="C00000"/>
                      <w:sz w:val="21"/>
                      <w:szCs w:val="21"/>
                      <w:lang w:val="fr-FR"/>
                    </w:rPr>
                  </w:pPr>
                  <w:r w:rsidRPr="00BC28BB">
                    <w:rPr>
                      <w:rFonts w:ascii="Univers 57 Condensed" w:hAnsi="Univers 57 Condensed"/>
                      <w:b/>
                      <w:color w:val="C00000"/>
                      <w:sz w:val="21"/>
                      <w:szCs w:val="21"/>
                      <w:lang w:val="fr-FR"/>
                    </w:rPr>
                    <w:t xml:space="preserve">N° </w:t>
                  </w:r>
                  <w:sdt>
                    <w:sdtPr>
                      <w:rPr>
                        <w:rFonts w:ascii="Univers 57 Condensed" w:hAnsi="Univers 57 Condensed"/>
                        <w:b/>
                        <w:color w:val="C00000"/>
                        <w:sz w:val="21"/>
                        <w:szCs w:val="21"/>
                      </w:rPr>
                      <w:alias w:val="Numero"/>
                      <w:tag w:val="N°"/>
                      <w:id w:val="3485372"/>
                      <w:showingPlcHdr/>
                    </w:sdtPr>
                    <w:sdtContent>
                      <w:r w:rsidRPr="00BC28BB">
                        <w:rPr>
                          <w:rFonts w:ascii="Univers 57 Condensed" w:hAnsi="Univers 57 Condensed"/>
                          <w:b/>
                          <w:color w:val="C00000"/>
                          <w:sz w:val="21"/>
                          <w:szCs w:val="21"/>
                          <w:lang w:val="fr-FR"/>
                        </w:rPr>
                        <w:t>9999</w:t>
                      </w:r>
                    </w:sdtContent>
                  </w:sdt>
                </w:p>
                <w:p w:rsidR="009D1AA0" w:rsidRPr="00BC28BB" w:rsidRDefault="009D1AA0">
                  <w:pPr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</w:pPr>
                  <w:r w:rsidRPr="00BC28BB">
                    <w:rPr>
                      <w:rFonts w:ascii="Univers 57 Condensed" w:hAnsi="Univers 57 Condensed"/>
                      <w:color w:val="C00000"/>
                      <w:sz w:val="21"/>
                      <w:szCs w:val="21"/>
                      <w:lang w:val="fr-FR"/>
                    </w:rPr>
                    <w:br/>
                  </w:r>
                  <w:sdt>
                    <w:sdtPr>
                      <w:rPr>
                        <w:rFonts w:ascii="Univers 57 Condensed" w:hAnsi="Univers 57 Condensed"/>
                        <w:color w:val="C00000"/>
                        <w:szCs w:val="21"/>
                      </w:rPr>
                      <w:alias w:val="Date"/>
                      <w:tag w:val="Date"/>
                      <w:id w:val="3485373"/>
                      <w:date w:fullDate="2012-12-23T00:00:00Z">
                        <w:dateFormat w:val="dd/MM/yyyy"/>
                        <w:lid w:val="fr-FR"/>
                        <w:storeMappedDataAs w:val="dateTime"/>
                        <w:calendar w:val="gregorian"/>
                      </w:date>
                    </w:sdtPr>
                    <w:sdtContent>
                      <w:r>
                        <w:rPr>
                          <w:rFonts w:ascii="Univers 57 Condensed" w:hAnsi="Univers 57 Condensed"/>
                          <w:color w:val="C00000"/>
                          <w:szCs w:val="21"/>
                          <w:lang w:val="fr-FR"/>
                        </w:rPr>
                        <w:t>23/12/2012</w:t>
                      </w:r>
                    </w:sdtContent>
                  </w:sdt>
                  <w:r w:rsidRPr="00BC28BB"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  <w:t xml:space="preserve"> </w:t>
                  </w:r>
                </w:p>
                <w:p w:rsidR="009D1AA0" w:rsidRPr="00BC28BB" w:rsidRDefault="009D1AA0">
                  <w:pPr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</w:pPr>
                  <w:r w:rsidRPr="00BC28BB"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  <w:br/>
                    <w:t xml:space="preserve">Project-Team </w:t>
                  </w:r>
                  <w:sdt>
                    <w:sdtPr>
                      <w:rPr>
                        <w:rFonts w:ascii="Univers 57 Condensed" w:hAnsi="Univers 57 Condensed"/>
                        <w:color w:val="C00000"/>
                        <w:szCs w:val="21"/>
                      </w:rPr>
                      <w:alias w:val="Nom de l'équipe projet"/>
                      <w:tag w:val="Nom"/>
                      <w:id w:val="3485374"/>
                    </w:sdtPr>
                    <w:sdtContent>
                      <w:r>
                        <w:rPr>
                          <w:rFonts w:ascii="Univers 57 Condensed" w:hAnsi="Univers 57 Condensed"/>
                          <w:color w:val="C00000"/>
                          <w:szCs w:val="21"/>
                        </w:rPr>
                        <w:t>Maverick</w:t>
                      </w:r>
                    </w:sdtContent>
                  </w:sdt>
                </w:p>
              </w:txbxContent>
            </v:textbox>
          </v:shape>
        </w:pict>
      </w:r>
      <w:r w:rsidR="00DB1D62" w:rsidRPr="00094771">
        <w:rPr>
          <w:rFonts w:ascii="Univers CE 45 Light" w:hAnsi="Univers CE 45 Light"/>
          <w:sz w:val="19"/>
          <w:szCs w:val="19"/>
        </w:rPr>
        <w:br w:type="page"/>
      </w:r>
    </w:p>
    <w:p w:rsidR="00241F69" w:rsidRDefault="00241F69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lastRenderedPageBreak/>
        <w:br w:type="page"/>
      </w: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Pr="00094771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sdt>
      <w:sdtPr>
        <w:rPr>
          <w:rFonts w:ascii="Univers CE 45 Light" w:hAnsi="Univers CE 45 Light"/>
          <w:b/>
          <w:sz w:val="24"/>
          <w:szCs w:val="19"/>
        </w:rPr>
        <w:alias w:val="Titre "/>
        <w:id w:val="3485517"/>
        <w:placeholder>
          <w:docPart w:val="078DE8EACDA34CAE90F953B66A8A0F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180D4F" w:rsidRPr="00AF7AB6" w:rsidRDefault="00241F7F" w:rsidP="00180D4F">
          <w:pPr>
            <w:jc w:val="center"/>
            <w:rPr>
              <w:rFonts w:ascii="Univers CE 45 Light" w:hAnsi="Univers CE 45 Light"/>
              <w:b/>
              <w:sz w:val="24"/>
              <w:szCs w:val="19"/>
            </w:rPr>
          </w:pPr>
          <w:proofErr w:type="spellStart"/>
          <w:r w:rsidRPr="00251B2A">
            <w:rPr>
              <w:rFonts w:ascii="Univers CE 45 Light" w:hAnsi="Univers CE 45 Light"/>
              <w:b/>
              <w:sz w:val="24"/>
              <w:szCs w:val="19"/>
            </w:rPr>
            <w:t>GigaSpace</w:t>
          </w:r>
          <w:proofErr w:type="spellEnd"/>
          <w:r w:rsidRPr="00251B2A">
            <w:rPr>
              <w:rFonts w:ascii="Univers CE 45 Light" w:hAnsi="Univers CE 45 Light"/>
              <w:b/>
              <w:sz w:val="24"/>
              <w:szCs w:val="19"/>
            </w:rPr>
            <w:t>, getting started guide for Microsoft Windows</w:t>
          </w:r>
        </w:p>
      </w:sdtContent>
    </w:sdt>
    <w:p w:rsidR="00180D4F" w:rsidRPr="00AF7AB6" w:rsidRDefault="00180D4F" w:rsidP="00180D4F">
      <w:pPr>
        <w:jc w:val="center"/>
        <w:rPr>
          <w:rStyle w:val="Titre1Car"/>
          <w:sz w:val="24"/>
          <w:szCs w:val="26"/>
        </w:rPr>
      </w:pPr>
    </w:p>
    <w:p w:rsidR="00180D4F" w:rsidRPr="00F32559" w:rsidRDefault="009D1AA0" w:rsidP="00180D4F">
      <w:pPr>
        <w:jc w:val="center"/>
        <w:rPr>
          <w:rFonts w:ascii="Univers CE 45 Light" w:hAnsi="Univers CE 45 Light"/>
          <w:sz w:val="24"/>
          <w:szCs w:val="54"/>
        </w:rPr>
      </w:pPr>
      <w:sdt>
        <w:sdtPr>
          <w:rPr>
            <w:rFonts w:ascii="Univers CE 45 Light" w:eastAsiaTheme="majorEastAsia" w:hAnsi="Univers CE 45 Light" w:cstheme="majorBidi"/>
            <w:b/>
            <w:bCs/>
            <w:sz w:val="24"/>
            <w:szCs w:val="54"/>
            <w:lang w:val="fr-FR"/>
          </w:rPr>
          <w:alias w:val="Auteur1"/>
          <w:tag w:val="Auteur1"/>
          <w:id w:val="3485518"/>
          <w:placeholder>
            <w:docPart w:val="D5FC0228213A41CFA85EBDDE8C9062B2"/>
          </w:placeholder>
        </w:sdtPr>
        <w:sdtEndPr>
          <w:rPr>
            <w:bCs w:val="0"/>
          </w:rPr>
        </w:sdtEndPr>
        <w:sdtContent>
          <w:r w:rsidR="00AF7AB6" w:rsidRPr="00F32559">
            <w:rPr>
              <w:rFonts w:ascii="Univers CE 45 Light" w:eastAsiaTheme="majorEastAsia" w:hAnsi="Univers CE 45 Light" w:cstheme="majorBidi"/>
              <w:b/>
              <w:bCs/>
              <w:sz w:val="24"/>
              <w:szCs w:val="54"/>
            </w:rPr>
            <w:t xml:space="preserve">Pascal </w:t>
          </w:r>
          <w:proofErr w:type="spellStart"/>
          <w:r w:rsidR="00AF7AB6" w:rsidRPr="00F32559">
            <w:rPr>
              <w:rFonts w:ascii="Univers CE 45 Light" w:eastAsiaTheme="majorEastAsia" w:hAnsi="Univers CE 45 Light" w:cstheme="majorBidi"/>
              <w:b/>
              <w:bCs/>
              <w:sz w:val="24"/>
              <w:szCs w:val="54"/>
            </w:rPr>
            <w:t>Guehl</w:t>
          </w:r>
          <w:proofErr w:type="spellEnd"/>
        </w:sdtContent>
      </w:sdt>
      <w:bookmarkStart w:id="0" w:name="auteur1"/>
      <w:bookmarkEnd w:id="0"/>
      <w:r w:rsidR="008E77AC">
        <w:rPr>
          <w:rStyle w:val="Appelnotedebasdep"/>
          <w:rFonts w:ascii="Univers CE 45 Light" w:eastAsiaTheme="majorEastAsia" w:hAnsi="Univers CE 45 Light" w:cstheme="majorBidi"/>
          <w:b/>
          <w:bCs/>
          <w:sz w:val="24"/>
          <w:szCs w:val="54"/>
          <w:lang w:val="fr-FR"/>
        </w:rPr>
        <w:footnoteReference w:id="1"/>
      </w:r>
      <w:r w:rsidR="008E77AC" w:rsidRPr="00F32559">
        <w:rPr>
          <w:rFonts w:ascii="Univers CE 45 Light" w:eastAsiaTheme="majorEastAsia" w:hAnsi="Univers CE 45 Light" w:cstheme="majorBidi"/>
          <w:b/>
          <w:bCs/>
          <w:sz w:val="24"/>
          <w:szCs w:val="54"/>
        </w:rPr>
        <w:t xml:space="preserve"> </w:t>
      </w:r>
      <w:r w:rsidR="00180D4F" w:rsidRPr="00F32559">
        <w:rPr>
          <w:rFonts w:ascii="Univers CE 45 Light" w:hAnsi="Univers CE 45 Light"/>
          <w:sz w:val="24"/>
          <w:szCs w:val="54"/>
        </w:rPr>
        <w:t>,</w:t>
      </w:r>
      <w:r w:rsidR="00180D4F" w:rsidRPr="00F32559">
        <w:rPr>
          <w:rFonts w:ascii="Univers CE 45 Light" w:hAnsi="Univers CE 45 Light"/>
          <w:bCs/>
          <w:sz w:val="24"/>
          <w:szCs w:val="54"/>
        </w:rPr>
        <w:t xml:space="preserve"> </w:t>
      </w:r>
      <w:sdt>
        <w:sdtPr>
          <w:rPr>
            <w:rFonts w:ascii="Univers CE 45 Light" w:hAnsi="Univers CE 45 Light"/>
            <w:bCs/>
            <w:sz w:val="24"/>
            <w:szCs w:val="54"/>
            <w:lang w:val="fr-FR"/>
          </w:rPr>
          <w:alias w:val="Auteur2"/>
          <w:id w:val="3485519"/>
          <w:placeholder>
            <w:docPart w:val="FD6DD10CFEEC4D5B9EF7A25D73E16B65"/>
          </w:placeholder>
        </w:sdtPr>
        <w:sdtEndPr>
          <w:rPr>
            <w:bCs w:val="0"/>
          </w:rPr>
        </w:sdtEndPr>
        <w:sdtContent>
          <w:proofErr w:type="spellStart"/>
          <w:r w:rsidR="00AF7AB6" w:rsidRPr="00F32559">
            <w:rPr>
              <w:rFonts w:ascii="Univers CE 45 Light" w:hAnsi="Univers CE 45 Light"/>
              <w:bCs/>
              <w:sz w:val="24"/>
              <w:szCs w:val="54"/>
            </w:rPr>
            <w:t>Fabrice</w:t>
          </w:r>
          <w:proofErr w:type="spellEnd"/>
          <w:r w:rsidR="00AF7AB6" w:rsidRPr="00F32559">
            <w:rPr>
              <w:rFonts w:ascii="Univers CE 45 Light" w:hAnsi="Univers CE 45 Light"/>
              <w:bCs/>
              <w:sz w:val="24"/>
              <w:szCs w:val="54"/>
            </w:rPr>
            <w:t xml:space="preserve"> </w:t>
          </w:r>
          <w:proofErr w:type="spellStart"/>
          <w:r w:rsidR="00AF7AB6" w:rsidRPr="00F32559">
            <w:rPr>
              <w:rFonts w:ascii="Univers CE 45 Light" w:hAnsi="Univers CE 45 Light"/>
              <w:bCs/>
              <w:sz w:val="24"/>
              <w:szCs w:val="54"/>
            </w:rPr>
            <w:t>Neyret</w:t>
          </w:r>
          <w:proofErr w:type="spellEnd"/>
        </w:sdtContent>
      </w:sdt>
      <w:r w:rsidR="00180D4F" w:rsidRPr="00F32559">
        <w:rPr>
          <w:rFonts w:ascii="Univers CE 45 Light" w:hAnsi="Univers CE 45 Light"/>
          <w:sz w:val="24"/>
          <w:szCs w:val="54"/>
        </w:rPr>
        <w:t xml:space="preserve"> </w:t>
      </w:r>
      <w:r w:rsidR="008E77AC">
        <w:rPr>
          <w:rStyle w:val="Appelnotedebasdep"/>
          <w:rFonts w:ascii="Univers CE 45 Light" w:hAnsi="Univers CE 45 Light"/>
          <w:sz w:val="24"/>
          <w:szCs w:val="54"/>
          <w:lang w:val="fr-FR"/>
        </w:rPr>
        <w:footnoteReference w:id="2"/>
      </w:r>
    </w:p>
    <w:p w:rsidR="00180D4F" w:rsidRPr="00BC28BB" w:rsidRDefault="00180D4F" w:rsidP="00180D4F">
      <w:pPr>
        <w:jc w:val="center"/>
        <w:rPr>
          <w:rFonts w:ascii="Univers CE 45 Light" w:hAnsi="Univers CE 45 Light"/>
          <w:sz w:val="24"/>
          <w:szCs w:val="54"/>
        </w:rPr>
      </w:pPr>
      <w:r w:rsidRPr="00BC28BB">
        <w:rPr>
          <w:rFonts w:ascii="Univers CE 45 Light" w:hAnsi="Univers CE 45 Light"/>
          <w:sz w:val="24"/>
          <w:szCs w:val="54"/>
        </w:rPr>
        <w:t xml:space="preserve">Project-Teams </w:t>
      </w:r>
      <w:sdt>
        <w:sdtPr>
          <w:rPr>
            <w:rFonts w:ascii="Univers CE 45 Light" w:hAnsi="Univers CE 45 Light"/>
            <w:sz w:val="24"/>
            <w:szCs w:val="54"/>
            <w:lang w:val="fr-FR"/>
          </w:rPr>
          <w:alias w:val="Nom de l'équipe projet"/>
          <w:tag w:val="Nom"/>
          <w:id w:val="3485521"/>
          <w:placeholder>
            <w:docPart w:val="302A2B8F996D4263903AAE07D0D1E179"/>
          </w:placeholder>
        </w:sdtPr>
        <w:sdtContent>
          <w:r w:rsidR="00AF7AB6" w:rsidRPr="00AF7AB6">
            <w:rPr>
              <w:rFonts w:ascii="Univers CE 45 Light" w:hAnsi="Univers CE 45 Light"/>
              <w:sz w:val="24"/>
              <w:szCs w:val="54"/>
            </w:rPr>
            <w:t>Maverick</w:t>
          </w:r>
        </w:sdtContent>
      </w:sdt>
    </w:p>
    <w:p w:rsidR="00180D4F" w:rsidRPr="00BC28BB" w:rsidRDefault="00180D4F" w:rsidP="00180D4F">
      <w:pPr>
        <w:jc w:val="center"/>
        <w:rPr>
          <w:rFonts w:ascii="Univers CE 45 Light" w:hAnsi="Univers CE 45 Light"/>
          <w:sz w:val="24"/>
          <w:szCs w:val="54"/>
        </w:rPr>
      </w:pPr>
    </w:p>
    <w:p w:rsidR="00180D4F" w:rsidRPr="00BC28BB" w:rsidRDefault="00672719" w:rsidP="00180D4F">
      <w:pPr>
        <w:jc w:val="center"/>
        <w:rPr>
          <w:rFonts w:ascii="Univers CE 45 Light" w:hAnsi="Univers CE 45 Light"/>
          <w:sz w:val="24"/>
          <w:szCs w:val="54"/>
        </w:rPr>
      </w:pPr>
      <w:r w:rsidRPr="00BC28BB">
        <w:rPr>
          <w:rFonts w:ascii="Univers CE 45 Light" w:hAnsi="Univers CE 45 Light"/>
          <w:sz w:val="24"/>
          <w:szCs w:val="54"/>
        </w:rPr>
        <w:t xml:space="preserve">Technical </w:t>
      </w:r>
      <w:proofErr w:type="gramStart"/>
      <w:r w:rsidR="00180D4F" w:rsidRPr="00BC28BB">
        <w:rPr>
          <w:rFonts w:ascii="Univers CE 45 Light" w:hAnsi="Univers CE 45 Light"/>
          <w:sz w:val="24"/>
          <w:szCs w:val="54"/>
        </w:rPr>
        <w:t xml:space="preserve">Report </w:t>
      </w:r>
      <w:r w:rsidR="00180D4F" w:rsidRPr="000B4C11">
        <w:rPr>
          <w:rFonts w:ascii="Univers 57 Condensed" w:hAnsi="Univers 57 Condensed"/>
          <w:sz w:val="21"/>
          <w:szCs w:val="21"/>
        </w:rPr>
        <w:t xml:space="preserve"> N</w:t>
      </w:r>
      <w:proofErr w:type="gramEnd"/>
      <w:r w:rsidR="00180D4F" w:rsidRPr="000B4C11">
        <w:rPr>
          <w:rFonts w:ascii="Univers 57 Condensed" w:hAnsi="Univers 57 Condensed"/>
          <w:sz w:val="21"/>
          <w:szCs w:val="21"/>
        </w:rPr>
        <w:t xml:space="preserve">° </w:t>
      </w:r>
      <w:sdt>
        <w:sdtPr>
          <w:rPr>
            <w:rFonts w:ascii="Univers 57 Condensed" w:hAnsi="Univers 57 Condensed"/>
            <w:sz w:val="21"/>
            <w:szCs w:val="21"/>
          </w:rPr>
          <w:alias w:val="Numero"/>
          <w:tag w:val="N°"/>
          <w:id w:val="3485522"/>
          <w:placeholder>
            <w:docPart w:val="F7B51C9DD6E443FB9DAFAFACA8AADD0F"/>
          </w:placeholder>
          <w:showingPlcHdr/>
        </w:sdtPr>
        <w:sdtContent>
          <w:r w:rsidR="00180D4F" w:rsidRPr="000B4C11">
            <w:rPr>
              <w:rFonts w:ascii="Univers 57 Condensed" w:hAnsi="Univers 57 Condensed"/>
              <w:sz w:val="21"/>
              <w:szCs w:val="21"/>
            </w:rPr>
            <w:t>9999</w:t>
          </w:r>
        </w:sdtContent>
      </w:sdt>
      <w:r w:rsidR="00180D4F" w:rsidRPr="00BC28BB">
        <w:rPr>
          <w:rFonts w:ascii="Univers CE 45 Light" w:hAnsi="Univers CE 45 Light"/>
          <w:sz w:val="24"/>
          <w:szCs w:val="54"/>
        </w:rPr>
        <w:t xml:space="preserve"> — </w:t>
      </w:r>
      <w:sdt>
        <w:sdtPr>
          <w:rPr>
            <w:rFonts w:ascii="Univers 57 Condensed" w:hAnsi="Univers 57 Condensed"/>
            <w:szCs w:val="21"/>
          </w:rPr>
          <w:alias w:val="Date"/>
          <w:tag w:val="Date"/>
          <w:id w:val="3485523"/>
          <w:placeholder>
            <w:docPart w:val="5995C62859FB4866AFF561E3159EADC2"/>
          </w:placeholder>
          <w:date w:fullDate="2012-12-23T00:00:00Z">
            <w:dateFormat w:val="dd/MM/yyyy"/>
            <w:lid w:val="fr-FR"/>
            <w:storeMappedDataAs w:val="dateTime"/>
            <w:calendar w:val="gregorian"/>
          </w:date>
        </w:sdtPr>
        <w:sdtContent>
          <w:r w:rsidR="00AF7AB6" w:rsidRPr="00AF7AB6">
            <w:rPr>
              <w:rFonts w:ascii="Univers 57 Condensed" w:hAnsi="Univers 57 Condensed"/>
              <w:szCs w:val="21"/>
            </w:rPr>
            <w:t>23/12/2012</w:t>
          </w:r>
        </w:sdtContent>
      </w:sdt>
      <w:r w:rsidR="00180D4F" w:rsidRPr="00BC28BB">
        <w:rPr>
          <w:rFonts w:ascii="Univers CE 45 Light" w:hAnsi="Univers CE 45 Light"/>
          <w:sz w:val="24"/>
          <w:szCs w:val="54"/>
        </w:rPr>
        <w:t xml:space="preserve"> —</w:t>
      </w:r>
      <w:sdt>
        <w:sdtPr>
          <w:rPr>
            <w:rFonts w:ascii="Univers CE 45 Light" w:hAnsi="Univers CE 45 Light"/>
            <w:sz w:val="24"/>
            <w:szCs w:val="54"/>
            <w:lang w:val="fr-FR"/>
          </w:rPr>
          <w:alias w:val="Nbre de pages"/>
          <w:tag w:val="Nbre de pages"/>
          <w:id w:val="3485524"/>
          <w:placeholder>
            <w:docPart w:val="CB22DE24F109488DAE7854B38BE4B33A"/>
          </w:placeholder>
          <w:showingPlcHdr/>
        </w:sdtPr>
        <w:sdtContent>
          <w:r w:rsidR="00180D4F" w:rsidRPr="00BC28BB">
            <w:rPr>
              <w:rFonts w:ascii="Univers CE 45 Light" w:hAnsi="Univers CE 45 Light"/>
              <w:sz w:val="24"/>
              <w:szCs w:val="54"/>
            </w:rPr>
            <w:t>99</w:t>
          </w:r>
        </w:sdtContent>
      </w:sdt>
      <w:r w:rsidR="00180D4F" w:rsidRPr="00BC28BB">
        <w:rPr>
          <w:rFonts w:ascii="Univers CE 45 Light" w:hAnsi="Univers CE 45 Light"/>
          <w:sz w:val="24"/>
          <w:szCs w:val="54"/>
        </w:rPr>
        <w:t xml:space="preserve"> pages.</w:t>
      </w:r>
    </w:p>
    <w:p w:rsidR="0021444F" w:rsidRPr="00BC28BB" w:rsidRDefault="0021444F" w:rsidP="00180D4F">
      <w:pPr>
        <w:jc w:val="center"/>
        <w:rPr>
          <w:rFonts w:ascii="Univers CE 45 Light" w:hAnsi="Univers CE 45 Light"/>
          <w:sz w:val="24"/>
          <w:szCs w:val="54"/>
        </w:rPr>
      </w:pPr>
    </w:p>
    <w:p w:rsidR="00E52621" w:rsidRDefault="00E52621" w:rsidP="00E52621">
      <w:pPr>
        <w:ind w:left="993"/>
        <w:rPr>
          <w:rFonts w:ascii="Univers 55" w:hAnsi="Univers 55"/>
          <w:b/>
          <w:sz w:val="19"/>
          <w:szCs w:val="19"/>
          <w:lang w:val="en-GB"/>
        </w:rPr>
      </w:pPr>
    </w:p>
    <w:p w:rsidR="0021444F" w:rsidRPr="00F9461D" w:rsidRDefault="0021444F" w:rsidP="00E52621">
      <w:pPr>
        <w:ind w:left="993"/>
        <w:rPr>
          <w:rFonts w:ascii="Univers 55" w:hAnsi="Univers 55"/>
          <w:sz w:val="19"/>
          <w:szCs w:val="19"/>
        </w:rPr>
      </w:pPr>
      <w:r w:rsidRPr="00F9461D">
        <w:rPr>
          <w:rFonts w:ascii="Univers 55" w:hAnsi="Univers 55"/>
          <w:b/>
          <w:sz w:val="19"/>
          <w:szCs w:val="19"/>
        </w:rPr>
        <w:t>Abstract:</w:t>
      </w:r>
      <w:r w:rsidRPr="00F9461D">
        <w:rPr>
          <w:rFonts w:ascii="Univers 55" w:hAnsi="Univers 55"/>
          <w:sz w:val="19"/>
          <w:szCs w:val="19"/>
        </w:rPr>
        <w:t xml:space="preserve">  </w:t>
      </w:r>
      <w:r w:rsidR="00F9461D" w:rsidRPr="00F9461D">
        <w:rPr>
          <w:rFonts w:ascii="Univers 55" w:hAnsi="Univers 55"/>
          <w:sz w:val="19"/>
          <w:szCs w:val="19"/>
        </w:rPr>
        <w:t xml:space="preserve">This the programming guide of the </w:t>
      </w:r>
      <w:proofErr w:type="spellStart"/>
      <w:r w:rsidR="00F9461D" w:rsidRPr="00F9461D">
        <w:rPr>
          <w:rFonts w:ascii="Univers 55" w:hAnsi="Univers 55"/>
          <w:sz w:val="19"/>
          <w:szCs w:val="19"/>
        </w:rPr>
        <w:t>GigaVoxels</w:t>
      </w:r>
      <w:proofErr w:type="spellEnd"/>
      <w:r w:rsidR="00F9461D" w:rsidRPr="00F9461D">
        <w:rPr>
          <w:rFonts w:ascii="Univers 55" w:hAnsi="Univers 55"/>
          <w:sz w:val="19"/>
          <w:szCs w:val="19"/>
        </w:rPr>
        <w:t xml:space="preserve"> library.</w:t>
      </w: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BC28BB" w:rsidRDefault="0021444F" w:rsidP="00E52621">
      <w:pPr>
        <w:spacing w:before="120"/>
        <w:ind w:left="993"/>
        <w:rPr>
          <w:rFonts w:ascii="Univers 55" w:hAnsi="Univers 55"/>
          <w:sz w:val="19"/>
          <w:szCs w:val="19"/>
          <w:lang w:val="fr-FR"/>
        </w:rPr>
      </w:pPr>
      <w:proofErr w:type="spellStart"/>
      <w:r w:rsidRPr="00BC28BB">
        <w:rPr>
          <w:rFonts w:ascii="Univers 55" w:hAnsi="Univers 55"/>
          <w:b/>
          <w:sz w:val="19"/>
          <w:szCs w:val="19"/>
          <w:lang w:val="fr-FR"/>
        </w:rPr>
        <w:t>Key-words</w:t>
      </w:r>
      <w:proofErr w:type="spellEnd"/>
      <w:r w:rsidRPr="00BC28BB">
        <w:rPr>
          <w:rFonts w:ascii="Univers 55" w:hAnsi="Univers 55"/>
          <w:b/>
          <w:sz w:val="19"/>
          <w:szCs w:val="19"/>
          <w:lang w:val="fr-FR"/>
        </w:rPr>
        <w:t>:</w:t>
      </w:r>
      <w:r w:rsidRPr="00BC28BB">
        <w:rPr>
          <w:rFonts w:ascii="Univers 55" w:hAnsi="Univers 55"/>
          <w:sz w:val="19"/>
          <w:szCs w:val="19"/>
          <w:lang w:val="fr-FR"/>
        </w:rPr>
        <w:t xml:space="preserve"> insérez ici les mots-clés en anglais</w:t>
      </w:r>
    </w:p>
    <w:p w:rsidR="0021444F" w:rsidRPr="00BC28BB" w:rsidRDefault="0021444F" w:rsidP="00E52621">
      <w:pPr>
        <w:ind w:left="993"/>
        <w:jc w:val="center"/>
        <w:rPr>
          <w:rFonts w:ascii="Univers 55" w:hAnsi="Univers 55"/>
          <w:sz w:val="19"/>
          <w:szCs w:val="19"/>
          <w:lang w:val="fr-FR"/>
        </w:rPr>
      </w:pPr>
    </w:p>
    <w:p w:rsidR="002808DA" w:rsidRPr="00BC28BB" w:rsidRDefault="001D6E6C" w:rsidP="00E52621">
      <w:pPr>
        <w:ind w:left="993"/>
        <w:rPr>
          <w:rStyle w:val="Appelnotedebasdep"/>
          <w:lang w:val="fr-FR"/>
        </w:rPr>
        <w:sectPr w:rsidR="002808DA" w:rsidRPr="00BC28BB" w:rsidSect="00CB68FD">
          <w:headerReference w:type="even" r:id="rId15"/>
          <w:footerReference w:type="even" r:id="rId16"/>
          <w:headerReference w:type="first" r:id="rId17"/>
          <w:pgSz w:w="11906" w:h="16838" w:code="9"/>
          <w:pgMar w:top="0" w:right="0" w:bottom="2410" w:left="0" w:header="0" w:footer="0" w:gutter="0"/>
          <w:cols w:space="708"/>
          <w:docGrid w:linePitch="360"/>
        </w:sectPr>
      </w:pPr>
      <w:r>
        <w:rPr>
          <w:rFonts w:ascii="Univers CE 45 Light" w:hAnsi="Univers CE 45 Light"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62334" behindDoc="1" locked="1" layoutInCell="1" allowOverlap="0" wp14:anchorId="68CEFCA7" wp14:editId="67BF93D8">
            <wp:simplePos x="0" y="0"/>
            <wp:positionH relativeFrom="page">
              <wp:posOffset>123825</wp:posOffset>
            </wp:positionH>
            <wp:positionV relativeFrom="page">
              <wp:posOffset>-9525</wp:posOffset>
            </wp:positionV>
            <wp:extent cx="7555230" cy="10687050"/>
            <wp:effectExtent l="19050" t="0" r="7620" b="0"/>
            <wp:wrapNone/>
            <wp:docPr id="5" name="Image 4" descr="Cr Ren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Renne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6DD" w:rsidRPr="00094771" w:rsidRDefault="00DA0E58" w:rsidP="009C16DD">
      <w:pPr>
        <w:jc w:val="center"/>
        <w:rPr>
          <w:rFonts w:ascii="Univers CE 45 Light" w:eastAsiaTheme="minorHAnsi" w:hAnsi="Univers CE 45 Light" w:cs="Arial"/>
          <w:color w:val="29404A"/>
          <w:sz w:val="23"/>
          <w:szCs w:val="23"/>
          <w:lang w:val="fr-FR"/>
        </w:rPr>
      </w:pPr>
      <w:r>
        <w:rPr>
          <w:rFonts w:ascii="Univers CE 45 Light" w:eastAsiaTheme="minorHAnsi" w:hAnsi="Univers CE 45 Light" w:cs="CMBX12"/>
          <w:color w:val="000000"/>
          <w:sz w:val="28"/>
          <w:szCs w:val="28"/>
          <w:lang w:val="fr-FR"/>
        </w:rPr>
        <w:lastRenderedPageBreak/>
        <w:t xml:space="preserve"> </w:t>
      </w:r>
    </w:p>
    <w:p w:rsidR="00D561C0" w:rsidRPr="003460CE" w:rsidRDefault="009D1AA0" w:rsidP="00D561C0">
      <w:pPr>
        <w:ind w:left="567"/>
        <w:jc w:val="center"/>
        <w:rPr>
          <w:rFonts w:ascii="Univers CE 45 Light" w:hAnsi="Univers CE 45 Light"/>
          <w:b/>
          <w:sz w:val="24"/>
          <w:szCs w:val="19"/>
        </w:rPr>
      </w:pPr>
      <w:r>
        <w:rPr>
          <w:rFonts w:ascii="Univers CE 45 Light" w:eastAsiaTheme="minorHAnsi" w:hAnsi="Univers CE 45 Light" w:cs="CMBX12"/>
          <w:noProof/>
          <w:color w:val="000000"/>
          <w:sz w:val="28"/>
          <w:szCs w:val="28"/>
          <w:lang w:val="fr-FR" w:eastAsia="fr-FR"/>
        </w:rPr>
        <w:pict>
          <v:shape id="Text Box 14" o:spid="_x0000_s1029" type="#_x0000_t202" style="position:absolute;left:0;text-align:left;margin-left:39pt;margin-top:121.8pt;width:506.05pt;height:54.7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" strokecolor="white [3212]">
            <v:textbox style="mso-next-textbox:#Text Box 14">
              <w:txbxContent>
                <w:p w:rsidR="009D1AA0" w:rsidRPr="00503478" w:rsidRDefault="009D1AA0" w:rsidP="00DA0E58">
                  <w:pPr>
                    <w:jc w:val="center"/>
                    <w:rPr>
                      <w:rStyle w:val="Titre1Car"/>
                      <w:sz w:val="24"/>
                      <w:szCs w:val="26"/>
                    </w:rPr>
                  </w:pPr>
                </w:p>
                <w:p w:rsidR="009D1AA0" w:rsidRPr="000B4C11" w:rsidRDefault="009D1AA0" w:rsidP="00DA0E58">
                  <w:pPr>
                    <w:jc w:val="center"/>
                    <w:rPr>
                      <w:rFonts w:ascii="Univers 55" w:hAnsi="Univers 55"/>
                      <w:sz w:val="19"/>
                      <w:szCs w:val="19"/>
                    </w:rPr>
                  </w:pPr>
                  <w:r>
                    <w:rPr>
                      <w:rFonts w:ascii="Univers CE 45 Light" w:hAnsi="Univers CE 45 Light"/>
                      <w:bCs/>
                      <w:sz w:val="24"/>
                      <w:szCs w:val="54"/>
                      <w:lang w:val="fr-FR"/>
                    </w:rPr>
                    <w:t xml:space="preserve"> </w:t>
                  </w:r>
                </w:p>
                <w:p w:rsidR="009D1AA0" w:rsidRPr="00094771" w:rsidRDefault="009D1AA0" w:rsidP="00DA0E58">
                  <w:pPr>
                    <w:rPr>
                      <w:sz w:val="19"/>
                      <w:szCs w:val="19"/>
                    </w:rPr>
                  </w:pPr>
                </w:p>
              </w:txbxContent>
            </v:textbox>
          </v:shape>
        </w:pict>
      </w:r>
      <w:sdt>
        <w:sdtPr>
          <w:rPr>
            <w:rFonts w:ascii="Univers CE 45 Light" w:hAnsi="Univers CE 45 Light"/>
            <w:b/>
            <w:sz w:val="24"/>
            <w:szCs w:val="19"/>
          </w:rPr>
          <w:alias w:val="Titre "/>
          <w:id w:val="3485556"/>
          <w:placeholder>
            <w:docPart w:val="98BE4B067DE24494950D5D8984F6BEF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proofErr w:type="spellStart"/>
          <w:r w:rsidR="00241F7F" w:rsidRPr="00251B2A">
            <w:rPr>
              <w:rFonts w:ascii="Univers CE 45 Light" w:hAnsi="Univers CE 45 Light"/>
              <w:b/>
              <w:sz w:val="24"/>
              <w:szCs w:val="19"/>
            </w:rPr>
            <w:t>GigaSpace</w:t>
          </w:r>
          <w:proofErr w:type="spellEnd"/>
          <w:r w:rsidR="00241F7F" w:rsidRPr="00251B2A">
            <w:rPr>
              <w:rFonts w:ascii="Univers CE 45 Light" w:hAnsi="Univers CE 45 Light"/>
              <w:b/>
              <w:sz w:val="24"/>
              <w:szCs w:val="19"/>
            </w:rPr>
            <w:t>, getting started guide for Microsoft Windows</w:t>
          </w:r>
        </w:sdtContent>
      </w:sdt>
    </w:p>
    <w:p w:rsidR="00DA0E58" w:rsidRPr="003460CE" w:rsidRDefault="00DA0E58" w:rsidP="00D561C0">
      <w:pPr>
        <w:spacing w:after="200" w:line="276" w:lineRule="auto"/>
        <w:ind w:left="567"/>
        <w:jc w:val="left"/>
        <w:rPr>
          <w:rFonts w:ascii="Univers CE 45 Light" w:eastAsiaTheme="minorHAnsi" w:hAnsi="Univers CE 45 Light" w:cs="Arial"/>
          <w:color w:val="29404A"/>
          <w:sz w:val="23"/>
          <w:szCs w:val="23"/>
        </w:rPr>
      </w:pPr>
    </w:p>
    <w:p w:rsidR="00D561C0" w:rsidRPr="001710F9" w:rsidRDefault="00D561C0" w:rsidP="001710F9">
      <w:pPr>
        <w:ind w:left="567"/>
        <w:rPr>
          <w:rFonts w:ascii="Univers 55" w:hAnsi="Univers 55"/>
          <w:sz w:val="19"/>
          <w:szCs w:val="19"/>
        </w:rPr>
      </w:pPr>
      <w:proofErr w:type="gramStart"/>
      <w:r w:rsidRPr="001710F9">
        <w:rPr>
          <w:rFonts w:ascii="Univers 55" w:hAnsi="Univers 55"/>
          <w:b/>
          <w:sz w:val="19"/>
          <w:szCs w:val="19"/>
        </w:rPr>
        <w:t>Résumé :</w:t>
      </w:r>
      <w:proofErr w:type="gramEnd"/>
      <w:r w:rsidRPr="001710F9">
        <w:rPr>
          <w:rFonts w:ascii="Univers 55" w:hAnsi="Univers 55"/>
          <w:sz w:val="19"/>
          <w:szCs w:val="19"/>
        </w:rPr>
        <w:t xml:space="preserve">  </w:t>
      </w:r>
      <w:sdt>
        <w:sdtPr>
          <w:rPr>
            <w:rFonts w:ascii="Univers 55" w:hAnsi="Univers 55"/>
            <w:sz w:val="19"/>
            <w:szCs w:val="19"/>
          </w:rPr>
          <w:alias w:val="Résumé"/>
          <w:id w:val="3485649"/>
          <w:placeholder>
            <w:docPart w:val="2E7337D571E34048960E33784E0F44E6"/>
          </w:placeholder>
          <w:dataBinding w:prefixMappings="xmlns:ns0='http://schemas.microsoft.com/office/2006/coverPageProps' " w:xpath="/ns0:CoverPageProperties[1]/ns0:Abstract[1]" w:storeItemID="{55AF091B-3C7A-41E3-B477-F2FDAA23CFDA}"/>
          <w:text/>
        </w:sdtPr>
        <w:sdtContent>
          <w:r w:rsidR="001710F9" w:rsidRPr="001710F9">
            <w:rPr>
              <w:rFonts w:ascii="Univers 55" w:hAnsi="Univers 55"/>
              <w:sz w:val="19"/>
              <w:szCs w:val="19"/>
            </w:rPr>
            <w:t xml:space="preserve">This is the </w:t>
          </w:r>
          <w:proofErr w:type="spellStart"/>
          <w:r w:rsidR="001710F9" w:rsidRPr="001710F9">
            <w:rPr>
              <w:rFonts w:ascii="Univers 55" w:hAnsi="Univers 55"/>
              <w:sz w:val="19"/>
              <w:szCs w:val="19"/>
            </w:rPr>
            <w:t>GigaVoxels</w:t>
          </w:r>
          <w:proofErr w:type="spellEnd"/>
          <w:r w:rsidR="001710F9" w:rsidRPr="001710F9">
            <w:rPr>
              <w:rFonts w:ascii="Univers 55" w:hAnsi="Univers 55"/>
              <w:sz w:val="19"/>
              <w:szCs w:val="19"/>
            </w:rPr>
            <w:t xml:space="preserve"> library programming guide for </w:t>
          </w:r>
          <w:r w:rsidR="00ED0C50" w:rsidRPr="001710F9">
            <w:rPr>
              <w:rFonts w:ascii="Univers 55" w:hAnsi="Univers 55"/>
              <w:sz w:val="19"/>
              <w:szCs w:val="19"/>
            </w:rPr>
            <w:t>developers</w:t>
          </w:r>
          <w:r w:rsidR="002D4037" w:rsidRPr="001710F9">
            <w:rPr>
              <w:rFonts w:ascii="Univers 55" w:hAnsi="Univers 55"/>
              <w:sz w:val="19"/>
              <w:szCs w:val="19"/>
            </w:rPr>
            <w:t>.</w:t>
          </w:r>
          <w:r w:rsidR="001710F9" w:rsidRPr="001710F9">
            <w:rPr>
              <w:rFonts w:ascii="Univers 55" w:hAnsi="Univers 55"/>
              <w:sz w:val="19"/>
              <w:szCs w:val="19"/>
            </w:rPr>
            <w:t xml:space="preserve"> </w:t>
          </w:r>
          <w:r w:rsidR="001710F9">
            <w:rPr>
              <w:rFonts w:ascii="Univers 55" w:hAnsi="Univers 55"/>
              <w:sz w:val="19"/>
              <w:szCs w:val="19"/>
            </w:rPr>
            <w:t xml:space="preserve">It is </w:t>
          </w:r>
          <w:proofErr w:type="gramStart"/>
          <w:r w:rsidR="001710F9">
            <w:rPr>
              <w:rFonts w:ascii="Univers 55" w:hAnsi="Univers 55"/>
              <w:sz w:val="19"/>
              <w:szCs w:val="19"/>
            </w:rPr>
            <w:t>an</w:t>
          </w:r>
          <w:proofErr w:type="gramEnd"/>
          <w:r w:rsidR="001710F9">
            <w:rPr>
              <w:rFonts w:ascii="Univers 55" w:hAnsi="Univers 55"/>
              <w:sz w:val="19"/>
              <w:szCs w:val="19"/>
            </w:rPr>
            <w:t xml:space="preserve"> deep insight for make benefit glorious nation of voxels worshipers.</w:t>
          </w:r>
        </w:sdtContent>
      </w:sdt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241F69" w:rsidRPr="00BC28BB" w:rsidRDefault="00D561C0" w:rsidP="005313A7">
      <w:pPr>
        <w:spacing w:before="120"/>
        <w:ind w:left="426"/>
        <w:rPr>
          <w:rFonts w:ascii="Univers 55" w:hAnsi="Univers 55"/>
          <w:sz w:val="19"/>
          <w:szCs w:val="19"/>
          <w:lang w:val="fr-FR"/>
        </w:rPr>
      </w:pPr>
      <w:r w:rsidRPr="00BC28BB">
        <w:rPr>
          <w:rFonts w:ascii="Univers 55" w:hAnsi="Univers 55"/>
          <w:b/>
          <w:sz w:val="19"/>
          <w:szCs w:val="19"/>
          <w:lang w:val="fr-FR"/>
        </w:rPr>
        <w:t>Mots clés :</w:t>
      </w:r>
      <w:r w:rsidR="00241F69" w:rsidRPr="00BC28BB">
        <w:rPr>
          <w:rFonts w:ascii="Univers 55" w:hAnsi="Univers 55"/>
          <w:sz w:val="19"/>
          <w:szCs w:val="19"/>
          <w:lang w:val="fr-FR"/>
        </w:rPr>
        <w:t xml:space="preserve"> insérez ici les mots-clés en </w:t>
      </w:r>
      <w:r w:rsidR="005313A7" w:rsidRPr="00BC28BB">
        <w:rPr>
          <w:rFonts w:ascii="Univers 55" w:hAnsi="Univers 55"/>
          <w:sz w:val="19"/>
          <w:szCs w:val="19"/>
          <w:lang w:val="fr-FR"/>
        </w:rPr>
        <w:t>français</w:t>
      </w:r>
    </w:p>
    <w:p w:rsidR="00D561C0" w:rsidRDefault="00D561C0" w:rsidP="005313A7">
      <w:pPr>
        <w:spacing w:after="200" w:line="276" w:lineRule="auto"/>
        <w:ind w:left="426"/>
        <w:jc w:val="left"/>
        <w:rPr>
          <w:rFonts w:ascii="Univers CE 45 Light" w:eastAsiaTheme="minorHAnsi" w:hAnsi="Univers CE 45 Light" w:cs="Arial"/>
          <w:color w:val="29404A"/>
          <w:sz w:val="23"/>
          <w:szCs w:val="23"/>
          <w:lang w:val="fr-FR"/>
        </w:rPr>
        <w:sectPr w:rsidR="00D561C0" w:rsidSect="00D561C0">
          <w:headerReference w:type="default" r:id="rId19"/>
          <w:headerReference w:type="first" r:id="rId20"/>
          <w:pgSz w:w="11906" w:h="16838"/>
          <w:pgMar w:top="2552" w:right="1133" w:bottom="244" w:left="249" w:header="0" w:footer="0" w:gutter="0"/>
          <w:cols w:space="708"/>
          <w:titlePg/>
          <w:docGrid w:linePitch="360"/>
        </w:sectPr>
      </w:pPr>
    </w:p>
    <w:p w:rsidR="009C16DD" w:rsidRPr="00905E3B" w:rsidRDefault="00892AEA">
      <w:pPr>
        <w:spacing w:after="200" w:line="276" w:lineRule="auto"/>
        <w:jc w:val="left"/>
        <w:rPr>
          <w:rFonts w:ascii="Univers CE 45 Light" w:eastAsiaTheme="minorHAnsi" w:hAnsi="Univers CE 45 Light" w:cs="Arial"/>
          <w:b/>
          <w:color w:val="29404A"/>
          <w:sz w:val="23"/>
          <w:szCs w:val="23"/>
          <w:lang w:val="fr-FR"/>
        </w:rPr>
      </w:pPr>
      <w:r>
        <w:rPr>
          <w:rFonts w:ascii="Univers CE 45 Light" w:eastAsiaTheme="minorHAnsi" w:hAnsi="Univers CE 45 Light" w:cs="Arial"/>
          <w:b/>
          <w:color w:val="29404A"/>
          <w:sz w:val="23"/>
          <w:szCs w:val="23"/>
          <w:lang w:val="fr-FR"/>
        </w:rPr>
        <w:lastRenderedPageBreak/>
        <w:t xml:space="preserve"> </w:t>
      </w:r>
    </w:p>
    <w:p w:rsidR="00892AEA" w:rsidRDefault="00892AEA">
      <w:pPr>
        <w:spacing w:after="200" w:line="276" w:lineRule="auto"/>
        <w:jc w:val="left"/>
        <w:rPr>
          <w:rFonts w:ascii="Univers CE 45 Light" w:hAnsi="Univers CE 45 Light"/>
          <w:lang w:val="fr-FR"/>
        </w:rPr>
      </w:pPr>
    </w:p>
    <w:p w:rsidR="00892AEA" w:rsidRDefault="00892AEA">
      <w:pPr>
        <w:spacing w:after="200" w:line="276" w:lineRule="auto"/>
        <w:jc w:val="left"/>
        <w:rPr>
          <w:rFonts w:ascii="Univers CE 45 Light" w:hAnsi="Univers CE 45 Light"/>
          <w:lang w:val="fr-FR"/>
        </w:rPr>
      </w:pPr>
    </w:p>
    <w:sdt>
      <w:sdtPr>
        <w:rPr>
          <w:rFonts w:ascii="Univers CE 45 Light" w:hAnsi="Univers CE 45 Light"/>
          <w:lang w:val="fr-FR"/>
        </w:rPr>
        <w:id w:val="3485641"/>
        <w:docPartObj>
          <w:docPartGallery w:val="Table of Contents"/>
          <w:docPartUnique/>
        </w:docPartObj>
      </w:sdtPr>
      <w:sdtContent>
        <w:p w:rsidR="00EC64D9" w:rsidRDefault="00DC4486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r w:rsidRPr="00892AEA">
            <w:rPr>
              <w:rFonts w:ascii="Univers CE 45 Light" w:hAnsi="Univers CE 45 Light"/>
              <w:lang w:val="fr-FR"/>
            </w:rPr>
            <w:fldChar w:fldCharType="begin"/>
          </w:r>
          <w:r w:rsidR="00892AEA" w:rsidRPr="00892AEA">
            <w:rPr>
              <w:rFonts w:ascii="Univers CE 45 Light" w:hAnsi="Univers CE 45 Light"/>
              <w:lang w:val="fr-FR"/>
            </w:rPr>
            <w:instrText xml:space="preserve"> TOC \o "1-3" \h \z \u </w:instrText>
          </w:r>
          <w:r w:rsidRPr="00892AEA">
            <w:rPr>
              <w:rFonts w:ascii="Univers CE 45 Light" w:hAnsi="Univers CE 45 Light"/>
              <w:lang w:val="fr-FR"/>
            </w:rPr>
            <w:fldChar w:fldCharType="separate"/>
          </w:r>
          <w:hyperlink w:anchor="_Toc344997369" w:history="1">
            <w:r w:rsidR="00EC64D9" w:rsidRPr="001D5FAF">
              <w:rPr>
                <w:rStyle w:val="Lienhypertexte"/>
                <w:noProof/>
              </w:rPr>
              <w:t>1.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Introduction</w:t>
            </w:r>
            <w:r w:rsidR="00EC64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B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0" w:history="1">
            <w:r w:rsidR="00EC64D9" w:rsidRPr="001D5FAF">
              <w:rPr>
                <w:rStyle w:val="Lienhypertexte"/>
                <w:noProof/>
              </w:rPr>
              <w:t>1.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Coding Rules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_Toc344997370 \h </w:instrText>
            </w:r>
            <w:r w:rsidR="00DC4486">
              <w:rPr>
                <w:noProof/>
                <w:webHidden/>
              </w:rPr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noProof/>
                <w:webHidden/>
              </w:rPr>
              <w:t>6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1" w:history="1">
            <w:r w:rsidR="00EC64D9" w:rsidRPr="001D5FAF">
              <w:rPr>
                <w:rStyle w:val="Lienhypertexte"/>
                <w:noProof/>
              </w:rPr>
              <w:t>2.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Simple Sphere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_Toc344997371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2" w:history="1">
            <w:r w:rsidR="00EC64D9" w:rsidRPr="001D5FAF">
              <w:rPr>
                <w:rStyle w:val="Lienhypertexte"/>
                <w:noProof/>
              </w:rPr>
              <w:t>3.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Amplified Surface/Volume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_Toc344997372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3" w:history="1">
            <w:r w:rsidR="00EC64D9" w:rsidRPr="001D5FAF">
              <w:rPr>
                <w:rStyle w:val="Lienhypertexte"/>
                <w:noProof/>
              </w:rPr>
              <w:t>4.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Depth of Field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_Toc344997373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4" w:history="1">
            <w:r w:rsidR="00EC64D9" w:rsidRPr="001D5FAF">
              <w:rPr>
                <w:rStyle w:val="Lienhypertexte"/>
                <w:noProof/>
              </w:rPr>
              <w:t>5.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Dynamic load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_Toc344997374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5" w:history="1">
            <w:r w:rsidR="00EC64D9" w:rsidRPr="001D5FAF">
              <w:rPr>
                <w:rStyle w:val="Lienhypertexte"/>
                <w:noProof/>
              </w:rPr>
              <w:t>6.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Menger/Serpinski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_Toc344997375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6" w:history="1">
            <w:r w:rsidR="00EC64D9" w:rsidRPr="001D5FAF">
              <w:rPr>
                <w:rStyle w:val="Lienhypertexte"/>
                <w:noProof/>
              </w:rPr>
              <w:t>7.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Mandelbulb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_Toc344997376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7" w:history="1">
            <w:r w:rsidR="00EC64D9" w:rsidRPr="001D5FAF">
              <w:rPr>
                <w:rStyle w:val="Lienhypertexte"/>
                <w:noProof/>
              </w:rPr>
              <w:t>8.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Video game tutorial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_Toc344997377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8" w:history="1">
            <w:r w:rsidR="00EC64D9" w:rsidRPr="001D5FAF">
              <w:rPr>
                <w:rStyle w:val="Lienhypertexte"/>
                <w:noProof/>
              </w:rPr>
              <w:t>9.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Graphics Interoperability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_Toc344997378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79" w:history="1">
            <w:r w:rsidR="00EC64D9" w:rsidRPr="001D5FAF">
              <w:rPr>
                <w:rStyle w:val="Lienhypertexte"/>
                <w:noProof/>
              </w:rPr>
              <w:t>Default mechanism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_Toc344997379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0" w:history="1">
            <w:r w:rsidR="00EC64D9" w:rsidRPr="001D5FAF">
              <w:rPr>
                <w:rStyle w:val="Lienhypertexte"/>
                <w:noProof/>
              </w:rPr>
              <w:t>10.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Rendering mechanism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_Toc344997380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1" w:history="1">
            <w:r w:rsidR="00EC64D9" w:rsidRPr="001D5FAF">
              <w:rPr>
                <w:rStyle w:val="Lienhypertexte"/>
                <w:noProof/>
              </w:rPr>
              <w:t>Proxy geometry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_Toc344997381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2" w:history="1">
            <w:r w:rsidR="00EC64D9" w:rsidRPr="001D5FAF">
              <w:rPr>
                <w:rStyle w:val="Lienhypertexte"/>
                <w:noProof/>
              </w:rPr>
              <w:t>Graphics Interoperability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_Toc344997382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3" w:history="1">
            <w:r w:rsidR="00EC64D9" w:rsidRPr="001D5FAF">
              <w:rPr>
                <w:rStyle w:val="Lienhypertexte"/>
                <w:noProof/>
              </w:rPr>
              <w:t>Optimizations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_Toc344997383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4" w:history="1">
            <w:r w:rsidR="00EC64D9" w:rsidRPr="001D5FAF">
              <w:rPr>
                <w:rStyle w:val="Lienhypertexte"/>
                <w:noProof/>
              </w:rPr>
              <w:t>11.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Software architecture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_Toc344997384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5" w:history="1">
            <w:r w:rsidR="00EC64D9" w:rsidRPr="001D5FAF">
              <w:rPr>
                <w:rStyle w:val="Lienhypertexte"/>
                <w:noProof/>
              </w:rPr>
              <w:t>12.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The Cache mechanism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_Toc344997385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6" w:history="1">
            <w:r w:rsidR="00EC64D9" w:rsidRPr="001D5FAF">
              <w:rPr>
                <w:rStyle w:val="Lienhypertexte"/>
                <w:noProof/>
              </w:rPr>
              <w:t>1.</w:t>
            </w:r>
            <w:r w:rsidR="00EC64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EC64D9" w:rsidRPr="001D5FAF">
              <w:rPr>
                <w:rStyle w:val="Lienhypertexte"/>
                <w:noProof/>
              </w:rPr>
              <w:t>Using automatic references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_Toc344997386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7" w:history="1">
            <w:r w:rsidR="00EC64D9" w:rsidRPr="001D5FAF">
              <w:rPr>
                <w:rStyle w:val="Lienhypertexte"/>
                <w:noProof/>
              </w:rPr>
              <w:t>2.1 Figure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_Toc344997387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8" w:history="1">
            <w:r w:rsidR="00EC64D9" w:rsidRPr="001D5FAF">
              <w:rPr>
                <w:rStyle w:val="Lienhypertexte"/>
                <w:noProof/>
              </w:rPr>
              <w:t>2.2 Tables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_Toc344997388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2"/>
            <w:tabs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89" w:history="1">
            <w:r w:rsidR="00EC64D9" w:rsidRPr="001D5FAF">
              <w:rPr>
                <w:rStyle w:val="Lienhypertexte"/>
                <w:noProof/>
              </w:rPr>
              <w:t>2.3 Bibliography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_Toc344997389 \h </w:instrText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b/>
                <w:bCs/>
                <w:noProof/>
                <w:webHidden/>
                <w:lang w:val="fr-FR"/>
              </w:rPr>
              <w:t>Erreur ! Signet non défini.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90" w:history="1">
            <w:r w:rsidR="00EC64D9" w:rsidRPr="001D5FAF">
              <w:rPr>
                <w:rStyle w:val="Lienhypertexte"/>
                <w:noProof/>
              </w:rPr>
              <w:t>Conclusion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_Toc344997390 \h </w:instrText>
            </w:r>
            <w:r w:rsidR="00DC4486">
              <w:rPr>
                <w:noProof/>
                <w:webHidden/>
              </w:rPr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noProof/>
                <w:webHidden/>
              </w:rPr>
              <w:t>12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EC64D9" w:rsidRDefault="009D1AA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44997391" w:history="1">
            <w:r w:rsidR="00EC64D9" w:rsidRPr="001D5FAF">
              <w:rPr>
                <w:rStyle w:val="Lienhypertexte"/>
                <w:noProof/>
              </w:rPr>
              <w:t>Bibliography</w:t>
            </w:r>
            <w:r w:rsidR="00EC64D9">
              <w:rPr>
                <w:noProof/>
                <w:webHidden/>
              </w:rPr>
              <w:tab/>
            </w:r>
            <w:r w:rsidR="00DC4486">
              <w:rPr>
                <w:noProof/>
                <w:webHidden/>
              </w:rPr>
              <w:fldChar w:fldCharType="begin"/>
            </w:r>
            <w:r w:rsidR="00EC64D9">
              <w:rPr>
                <w:noProof/>
                <w:webHidden/>
              </w:rPr>
              <w:instrText xml:space="preserve"> PAGEREF _Toc344997391 \h </w:instrText>
            </w:r>
            <w:r w:rsidR="00DC4486">
              <w:rPr>
                <w:noProof/>
                <w:webHidden/>
              </w:rPr>
            </w:r>
            <w:r w:rsidR="00DC4486">
              <w:rPr>
                <w:noProof/>
                <w:webHidden/>
              </w:rPr>
              <w:fldChar w:fldCharType="separate"/>
            </w:r>
            <w:r w:rsidR="002F2B49">
              <w:rPr>
                <w:noProof/>
                <w:webHidden/>
              </w:rPr>
              <w:t>13</w:t>
            </w:r>
            <w:r w:rsidR="00DC4486">
              <w:rPr>
                <w:noProof/>
                <w:webHidden/>
              </w:rPr>
              <w:fldChar w:fldCharType="end"/>
            </w:r>
          </w:hyperlink>
        </w:p>
        <w:p w:rsidR="00892AEA" w:rsidRDefault="00DC4486" w:rsidP="00D561C0">
          <w:pPr>
            <w:spacing w:after="200" w:line="276" w:lineRule="auto"/>
            <w:ind w:left="567"/>
            <w:jc w:val="left"/>
            <w:rPr>
              <w:rFonts w:ascii="Univers CE 45 Light" w:hAnsi="Univers CE 45 Light"/>
              <w:lang w:val="fr-FR"/>
            </w:rPr>
          </w:pPr>
          <w:r w:rsidRPr="00892AEA">
            <w:rPr>
              <w:rFonts w:ascii="Univers CE 45 Light" w:hAnsi="Univers CE 45 Light"/>
              <w:lang w:val="fr-FR"/>
            </w:rPr>
            <w:fldChar w:fldCharType="end"/>
          </w:r>
          <w:r w:rsidR="00892AEA">
            <w:rPr>
              <w:rFonts w:ascii="Univers CE 45 Light" w:hAnsi="Univers CE 45 Light"/>
              <w:lang w:val="fr-FR"/>
            </w:rPr>
            <w:br w:type="page"/>
          </w:r>
        </w:p>
      </w:sdtContent>
    </w:sdt>
    <w:p w:rsidR="00670B71" w:rsidRPr="00251B2A" w:rsidRDefault="007C2053" w:rsidP="00251B2A">
      <w:pPr>
        <w:pStyle w:val="Titre"/>
        <w:numPr>
          <w:ilvl w:val="0"/>
          <w:numId w:val="22"/>
        </w:numPr>
      </w:pPr>
      <w:bookmarkStart w:id="1" w:name="_Toc344997369"/>
      <w:r w:rsidRPr="00251B2A">
        <w:lastRenderedPageBreak/>
        <w:t>Introduction</w:t>
      </w:r>
      <w:bookmarkEnd w:id="1"/>
    </w:p>
    <w:p w:rsidR="00670B71" w:rsidRPr="004060F4" w:rsidRDefault="00670B71" w:rsidP="00237983">
      <w:pPr>
        <w:ind w:left="709" w:right="34"/>
        <w:rPr>
          <w:rFonts w:ascii="Univers CE 45 Light" w:hAnsi="Univers CE 45 Light"/>
          <w:sz w:val="19"/>
          <w:szCs w:val="19"/>
        </w:rPr>
      </w:pPr>
      <w:bookmarkStart w:id="2" w:name="_Ref496302728"/>
      <w:bookmarkStart w:id="3" w:name="_Ref479327947"/>
      <w:bookmarkStart w:id="4" w:name="_Ref479327857"/>
      <w:r w:rsidRPr="004060F4">
        <w:rPr>
          <w:rFonts w:ascii="Univers CE 45 Light" w:hAnsi="Univers CE 45 Light"/>
          <w:sz w:val="19"/>
          <w:szCs w:val="19"/>
        </w:rPr>
        <w:t>This is a sample document for the INRIA R</w:t>
      </w:r>
      <w:r w:rsidR="00E44B46">
        <w:rPr>
          <w:rFonts w:ascii="Univers CE 45 Light" w:hAnsi="Univers CE 45 Light"/>
          <w:sz w:val="19"/>
          <w:szCs w:val="19"/>
        </w:rPr>
        <w:t>T</w:t>
      </w:r>
      <w:r w:rsidRPr="004060F4">
        <w:rPr>
          <w:rFonts w:ascii="Univers CE 45 Light" w:hAnsi="Univers CE 45 Light"/>
          <w:sz w:val="19"/>
          <w:szCs w:val="19"/>
        </w:rPr>
        <w:t xml:space="preserve"> Word model. Page headers/footers are automatically updated with the information you fill in the File/Properties/Summary (</w:t>
      </w:r>
      <w:proofErr w:type="spellStart"/>
      <w:r w:rsidRPr="004060F4">
        <w:rPr>
          <w:rFonts w:ascii="Univers CE 45 Light" w:hAnsi="Univers CE 45 Light"/>
          <w:sz w:val="19"/>
          <w:szCs w:val="19"/>
        </w:rPr>
        <w:t>Fichier</w:t>
      </w:r>
      <w:proofErr w:type="spellEnd"/>
      <w:r w:rsidRPr="004060F4">
        <w:rPr>
          <w:rFonts w:ascii="Univers CE 45 Light" w:hAnsi="Univers CE 45 Light"/>
          <w:sz w:val="19"/>
          <w:szCs w:val="19"/>
        </w:rPr>
        <w:t>/</w:t>
      </w:r>
      <w:proofErr w:type="spellStart"/>
      <w:r w:rsidRPr="004060F4">
        <w:rPr>
          <w:rFonts w:ascii="Univers CE 45 Light" w:hAnsi="Univers CE 45 Light"/>
          <w:sz w:val="19"/>
          <w:szCs w:val="19"/>
        </w:rPr>
        <w:t>Propriétés</w:t>
      </w:r>
      <w:proofErr w:type="spellEnd"/>
      <w:r w:rsidRPr="004060F4">
        <w:rPr>
          <w:rFonts w:ascii="Univers CE 45 Light" w:hAnsi="Univers CE 45 Light"/>
          <w:sz w:val="19"/>
          <w:szCs w:val="19"/>
        </w:rPr>
        <w:t>/Résumé) box. Mandatory fields are Title and Author.</w:t>
      </w:r>
    </w:p>
    <w:p w:rsidR="00670B71" w:rsidRDefault="00670B71" w:rsidP="00237983">
      <w:pPr>
        <w:ind w:left="709" w:right="34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 xml:space="preserve">Use automatic references for sections, tables and figures. </w:t>
      </w:r>
      <w:proofErr w:type="spellStart"/>
      <w:r w:rsidRPr="00963B0F">
        <w:rPr>
          <w:rFonts w:ascii="Univers CE 45 Light" w:hAnsi="Univers CE 45 Light"/>
          <w:sz w:val="19"/>
          <w:szCs w:val="19"/>
          <w:lang w:val="fr-FR"/>
        </w:rPr>
        <w:t>Refer</w:t>
      </w:r>
      <w:proofErr w:type="spellEnd"/>
      <w:r w:rsidRPr="00963B0F">
        <w:rPr>
          <w:rFonts w:ascii="Univers CE 45 Light" w:hAnsi="Univers CE 45 Light"/>
          <w:sz w:val="19"/>
          <w:szCs w:val="19"/>
          <w:lang w:val="fr-FR"/>
        </w:rPr>
        <w:t xml:space="preserve"> to section </w:t>
      </w:r>
      <w:r w:rsidR="00E76740">
        <w:fldChar w:fldCharType="begin"/>
      </w:r>
      <w:r w:rsidR="00E76740" w:rsidRPr="00963B0F">
        <w:rPr>
          <w:lang w:val="fr-FR"/>
        </w:rPr>
        <w:instrText xml:space="preserve"> REF _Ref50270664 \r \h  \* MERGEFORMAT </w:instrText>
      </w:r>
      <w:r w:rsidR="00E76740">
        <w:fldChar w:fldCharType="separate"/>
      </w:r>
      <w:r w:rsidR="002F2B49">
        <w:rPr>
          <w:b/>
          <w:bCs/>
          <w:lang w:val="fr-FR"/>
        </w:rPr>
        <w:t>Erreur ! Source du renvoi introuvable.</w:t>
      </w:r>
      <w:r w:rsidR="00E76740">
        <w:fldChar w:fldCharType="end"/>
      </w:r>
      <w:r w:rsidRPr="00963B0F">
        <w:rPr>
          <w:rFonts w:ascii="Univers CE 45 Light" w:hAnsi="Univers CE 45 Light"/>
          <w:sz w:val="19"/>
          <w:szCs w:val="19"/>
          <w:lang w:val="fr-FR"/>
        </w:rPr>
        <w:t xml:space="preserve"> </w:t>
      </w:r>
      <w:proofErr w:type="gramStart"/>
      <w:r w:rsidRPr="004060F4">
        <w:rPr>
          <w:rFonts w:ascii="Univers CE 45 Light" w:hAnsi="Univers CE 45 Light"/>
          <w:sz w:val="19"/>
          <w:szCs w:val="19"/>
        </w:rPr>
        <w:t>for</w:t>
      </w:r>
      <w:proofErr w:type="gramEnd"/>
      <w:r w:rsidRPr="004060F4">
        <w:rPr>
          <w:rFonts w:ascii="Univers CE 45 Light" w:hAnsi="Univers CE 45 Light"/>
          <w:sz w:val="19"/>
          <w:szCs w:val="19"/>
        </w:rPr>
        <w:t xml:space="preserve"> reference examples.</w:t>
      </w:r>
    </w:p>
    <w:p w:rsidR="00A7171D" w:rsidRPr="00251B2A" w:rsidRDefault="00251B2A" w:rsidP="00251B2A">
      <w:pPr>
        <w:pStyle w:val="Citationintense"/>
        <w:numPr>
          <w:ilvl w:val="0"/>
          <w:numId w:val="23"/>
        </w:numPr>
      </w:pPr>
      <w:bookmarkStart w:id="5" w:name="_Toc344997370"/>
      <w:r>
        <w:t>System Requirements</w:t>
      </w:r>
      <w:bookmarkEnd w:id="5"/>
    </w:p>
    <w:p w:rsidR="007D0E1E" w:rsidRDefault="007D0E1E" w:rsidP="00A7171D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 xml:space="preserve">To use </w:t>
      </w:r>
      <w:proofErr w:type="spellStart"/>
      <w:r>
        <w:rPr>
          <w:rFonts w:ascii="Univers CE 45 Light" w:hAnsi="Univers CE 45 Light"/>
          <w:sz w:val="19"/>
          <w:szCs w:val="19"/>
        </w:rPr>
        <w:t>GigaSpace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on your system, you will need the following installed:</w:t>
      </w:r>
    </w:p>
    <w:p w:rsidR="007D0E1E" w:rsidRPr="00937C64" w:rsidRDefault="007D0E1E" w:rsidP="00937C64">
      <w:pPr>
        <w:pStyle w:val="Paragraphedeliste"/>
        <w:numPr>
          <w:ilvl w:val="0"/>
          <w:numId w:val="26"/>
        </w:numPr>
        <w:ind w:right="34"/>
        <w:rPr>
          <w:rFonts w:ascii="Univers CE 45 Light" w:hAnsi="Univers CE 45 Light"/>
          <w:sz w:val="19"/>
          <w:szCs w:val="19"/>
        </w:rPr>
      </w:pPr>
      <w:r w:rsidRPr="00937C64">
        <w:rPr>
          <w:rFonts w:ascii="Univers CE 45 Light" w:hAnsi="Univers CE 45 Light"/>
          <w:sz w:val="19"/>
          <w:szCs w:val="19"/>
        </w:rPr>
        <w:t>A CUDA-capable GPU (with at least Compute Capability 2.0)</w:t>
      </w:r>
    </w:p>
    <w:p w:rsidR="007D0E1E" w:rsidRDefault="007D0E1E" w:rsidP="00937C64">
      <w:pPr>
        <w:pStyle w:val="Paragraphedeliste"/>
        <w:numPr>
          <w:ilvl w:val="0"/>
          <w:numId w:val="26"/>
        </w:numPr>
        <w:ind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A supported version of Microsoft Windows</w:t>
      </w:r>
    </w:p>
    <w:p w:rsidR="007D0E1E" w:rsidRDefault="007D0E1E" w:rsidP="00937C64">
      <w:pPr>
        <w:pStyle w:val="Paragraphedeliste"/>
        <w:numPr>
          <w:ilvl w:val="0"/>
          <w:numId w:val="26"/>
        </w:numPr>
        <w:ind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A supported version of Microsoft Visual Studio</w:t>
      </w:r>
    </w:p>
    <w:p w:rsidR="007D0E1E" w:rsidRDefault="007D0E1E" w:rsidP="00937C64">
      <w:pPr>
        <w:pStyle w:val="Paragraphedeliste"/>
        <w:numPr>
          <w:ilvl w:val="0"/>
          <w:numId w:val="26"/>
        </w:numPr>
        <w:ind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 xml:space="preserve">The NVIDIA CUDA Toolkit (available at </w:t>
      </w:r>
      <w:hyperlink r:id="rId21" w:history="1">
        <w:r w:rsidR="00937C64" w:rsidRPr="00937C64">
          <w:rPr>
            <w:rStyle w:val="Lienhypertexte"/>
          </w:rPr>
          <w:t>http://developper.nvidia.com/cuda-downloads</w:t>
        </w:r>
      </w:hyperlink>
      <w:r>
        <w:rPr>
          <w:rFonts w:ascii="Univers CE 45 Light" w:hAnsi="Univers CE 45 Light"/>
          <w:sz w:val="19"/>
          <w:szCs w:val="19"/>
        </w:rPr>
        <w:t>)</w:t>
      </w:r>
    </w:p>
    <w:p w:rsidR="00937C64" w:rsidRDefault="00937C64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A7171D" w:rsidRDefault="00A45D1C" w:rsidP="00A7171D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The next two tables list the currently supported Windows operating systems and compilers.</w:t>
      </w:r>
    </w:p>
    <w:p w:rsidR="00732480" w:rsidRDefault="00732480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411C2B" w:rsidRDefault="00411C2B" w:rsidP="00411C2B">
      <w:pPr>
        <w:pStyle w:val="Lgende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2B49">
        <w:rPr>
          <w:noProof/>
        </w:rPr>
        <w:t>1</w:t>
      </w:r>
      <w:r>
        <w:fldChar w:fldCharType="end"/>
      </w:r>
      <w:r>
        <w:t xml:space="preserve"> Windows Operating System Support with </w:t>
      </w:r>
      <w:proofErr w:type="spellStart"/>
      <w:r>
        <w:t>GigaSpace</w:t>
      </w:r>
      <w:proofErr w:type="spellEnd"/>
      <w:r>
        <w:t xml:space="preserve"> 1.0</w:t>
      </w:r>
    </w:p>
    <w:tbl>
      <w:tblPr>
        <w:tblStyle w:val="Listefonce-Accent4"/>
        <w:tblW w:w="0" w:type="auto"/>
        <w:jc w:val="right"/>
        <w:tblLook w:val="04A0" w:firstRow="1" w:lastRow="0" w:firstColumn="1" w:lastColumn="0" w:noHBand="0" w:noVBand="1"/>
      </w:tblPr>
      <w:tblGrid>
        <w:gridCol w:w="2483"/>
        <w:gridCol w:w="2021"/>
        <w:gridCol w:w="2410"/>
        <w:gridCol w:w="2940"/>
      </w:tblGrid>
      <w:tr w:rsidR="00427B63" w:rsidTr="008D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:rsidR="00427B63" w:rsidRDefault="00427B63" w:rsidP="008D64D7">
            <w:pPr>
              <w:ind w:right="34"/>
              <w:jc w:val="left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Operating System</w:t>
            </w:r>
          </w:p>
        </w:tc>
        <w:tc>
          <w:tcPr>
            <w:tcW w:w="2021" w:type="dxa"/>
          </w:tcPr>
          <w:p w:rsidR="00427B63" w:rsidRDefault="00427B63" w:rsidP="00A7171D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Native x86_64</w:t>
            </w:r>
          </w:p>
        </w:tc>
        <w:tc>
          <w:tcPr>
            <w:tcW w:w="2410" w:type="dxa"/>
          </w:tcPr>
          <w:p w:rsidR="00427B63" w:rsidRDefault="00427B63" w:rsidP="00A7171D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Native x86_32</w:t>
            </w:r>
          </w:p>
        </w:tc>
        <w:tc>
          <w:tcPr>
            <w:tcW w:w="2940" w:type="dxa"/>
          </w:tcPr>
          <w:p w:rsidR="00427B63" w:rsidRDefault="00427B63" w:rsidP="00A7171D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Cross (x86_32 on x86_64)</w:t>
            </w:r>
          </w:p>
        </w:tc>
      </w:tr>
      <w:tr w:rsidR="00427B63" w:rsidTr="008D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:rsidR="00427B63" w:rsidRDefault="008D64D7" w:rsidP="008D64D7">
            <w:pPr>
              <w:ind w:right="34"/>
              <w:jc w:val="left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Windows 7</w:t>
            </w:r>
          </w:p>
        </w:tc>
        <w:tc>
          <w:tcPr>
            <w:tcW w:w="2021" w:type="dxa"/>
          </w:tcPr>
          <w:p w:rsidR="00427B63" w:rsidRDefault="00427B63" w:rsidP="00A7171D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YES</w:t>
            </w:r>
          </w:p>
        </w:tc>
        <w:tc>
          <w:tcPr>
            <w:tcW w:w="2410" w:type="dxa"/>
          </w:tcPr>
          <w:p w:rsidR="00427B63" w:rsidRDefault="00427B63" w:rsidP="00A7171D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-</w:t>
            </w:r>
          </w:p>
        </w:tc>
        <w:tc>
          <w:tcPr>
            <w:tcW w:w="2940" w:type="dxa"/>
          </w:tcPr>
          <w:p w:rsidR="00427B63" w:rsidRDefault="00427B63" w:rsidP="00A7171D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YES</w:t>
            </w:r>
          </w:p>
        </w:tc>
      </w:tr>
    </w:tbl>
    <w:p w:rsidR="008D32A8" w:rsidRDefault="008D32A8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411C2B" w:rsidRDefault="00411C2B" w:rsidP="00411C2B">
      <w:pPr>
        <w:pStyle w:val="Lgende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2B49">
        <w:rPr>
          <w:noProof/>
        </w:rPr>
        <w:t>2</w:t>
      </w:r>
      <w:r>
        <w:fldChar w:fldCharType="end"/>
      </w:r>
      <w:r>
        <w:t xml:space="preserve"> Windows Compiler Support with </w:t>
      </w:r>
      <w:proofErr w:type="spellStart"/>
      <w:r>
        <w:t>GigaSpace</w:t>
      </w:r>
      <w:proofErr w:type="spellEnd"/>
      <w:r>
        <w:t xml:space="preserve"> 1.0</w:t>
      </w:r>
    </w:p>
    <w:tbl>
      <w:tblPr>
        <w:tblStyle w:val="Listefonce-Accent4"/>
        <w:tblW w:w="0" w:type="auto"/>
        <w:jc w:val="right"/>
        <w:tblLook w:val="04A0" w:firstRow="1" w:lastRow="0" w:firstColumn="1" w:lastColumn="0" w:noHBand="0" w:noVBand="1"/>
      </w:tblPr>
      <w:tblGrid>
        <w:gridCol w:w="2072"/>
        <w:gridCol w:w="2007"/>
        <w:gridCol w:w="1701"/>
        <w:gridCol w:w="1701"/>
        <w:gridCol w:w="2373"/>
      </w:tblGrid>
      <w:tr w:rsidR="00A438F3" w:rsidTr="008D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A438F3" w:rsidRDefault="00A438F3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Compiler</w:t>
            </w:r>
          </w:p>
        </w:tc>
        <w:tc>
          <w:tcPr>
            <w:tcW w:w="2007" w:type="dxa"/>
          </w:tcPr>
          <w:p w:rsidR="00A438F3" w:rsidRDefault="00A438F3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IDE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Native x86_64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Native x86_32</w:t>
            </w:r>
          </w:p>
        </w:tc>
        <w:tc>
          <w:tcPr>
            <w:tcW w:w="2373" w:type="dxa"/>
          </w:tcPr>
          <w:p w:rsidR="00A438F3" w:rsidRDefault="00A438F3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Cross (x86_32 on x86_64)</w:t>
            </w:r>
          </w:p>
        </w:tc>
      </w:tr>
      <w:tr w:rsidR="00A438F3" w:rsidTr="008D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A438F3" w:rsidRDefault="00A438F3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Visual C++ 11.0</w:t>
            </w:r>
          </w:p>
        </w:tc>
        <w:tc>
          <w:tcPr>
            <w:tcW w:w="2007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Visual Studio 2012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-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-</w:t>
            </w:r>
          </w:p>
        </w:tc>
        <w:tc>
          <w:tcPr>
            <w:tcW w:w="2373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-</w:t>
            </w:r>
          </w:p>
        </w:tc>
      </w:tr>
      <w:tr w:rsidR="00A438F3" w:rsidTr="008D64D7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A438F3" w:rsidRDefault="00A438F3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Visual C++ 10.0</w:t>
            </w:r>
          </w:p>
        </w:tc>
        <w:tc>
          <w:tcPr>
            <w:tcW w:w="2007" w:type="dxa"/>
          </w:tcPr>
          <w:p w:rsidR="00A438F3" w:rsidRDefault="00A438F3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Visual Studio 2010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YES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-</w:t>
            </w:r>
          </w:p>
        </w:tc>
        <w:tc>
          <w:tcPr>
            <w:tcW w:w="2373" w:type="dxa"/>
          </w:tcPr>
          <w:p w:rsidR="00A438F3" w:rsidRDefault="00A438F3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YES</w:t>
            </w:r>
          </w:p>
        </w:tc>
      </w:tr>
      <w:tr w:rsidR="00A438F3" w:rsidTr="008D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2" w:type="dxa"/>
          </w:tcPr>
          <w:p w:rsidR="00A438F3" w:rsidRDefault="00A438F3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Visual C++ 9.0</w:t>
            </w:r>
          </w:p>
        </w:tc>
        <w:tc>
          <w:tcPr>
            <w:tcW w:w="2007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Visual Studio 2008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YES</w:t>
            </w:r>
          </w:p>
        </w:tc>
        <w:tc>
          <w:tcPr>
            <w:tcW w:w="1701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-</w:t>
            </w:r>
          </w:p>
        </w:tc>
        <w:tc>
          <w:tcPr>
            <w:tcW w:w="2373" w:type="dxa"/>
          </w:tcPr>
          <w:p w:rsidR="00A438F3" w:rsidRDefault="00A438F3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YES</w:t>
            </w:r>
          </w:p>
        </w:tc>
      </w:tr>
    </w:tbl>
    <w:p w:rsidR="00411C2B" w:rsidRDefault="00411C2B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Default="00B970AF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Pr="00251B2A" w:rsidRDefault="00B970AF" w:rsidP="00B970AF">
      <w:pPr>
        <w:pStyle w:val="Citationintense"/>
        <w:numPr>
          <w:ilvl w:val="0"/>
          <w:numId w:val="23"/>
        </w:numPr>
      </w:pPr>
      <w:r>
        <w:t>Dependencies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Plus, for the Library:</w:t>
      </w:r>
    </w:p>
    <w:p w:rsid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E474A2">
        <w:rPr>
          <w:rFonts w:ascii="Univers CE 45 Light" w:hAnsi="Univers CE 45 Light"/>
          <w:sz w:val="19"/>
          <w:szCs w:val="19"/>
          <w:lang w:val="fr-FR"/>
        </w:rPr>
        <w:t xml:space="preserve">Toutes les dépendances (librairies externes) dont on a besoin sont disponibles sous Ubuntu 12.4 (packages officiels) à part une seule, CUDPP. Sous Linux, les gens vont devoir recompiler eux-mêmes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lastRenderedPageBreak/>
        <w:t>Cudpp</w:t>
      </w:r>
      <w:proofErr w:type="spell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(pas de package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t>offiiciel</w:t>
      </w:r>
      <w:proofErr w:type="spell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pour l'instant). Mais il y a une ligne </w:t>
      </w:r>
      <w:proofErr w:type="gramStart"/>
      <w:r w:rsidRPr="00E474A2">
        <w:rPr>
          <w:rFonts w:ascii="Univers CE 45 Light" w:hAnsi="Univers CE 45 Light"/>
          <w:sz w:val="19"/>
          <w:szCs w:val="19"/>
          <w:lang w:val="fr-FR"/>
        </w:rPr>
        <w:t>a</w:t>
      </w:r>
      <w:proofErr w:type="gram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t>modifer</w:t>
      </w:r>
      <w:proofErr w:type="spell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dans le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t>Makefile</w:t>
      </w:r>
      <w:proofErr w:type="spell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de CUDPP pour choisir une carte graphique récente... Cyril Soler s'est proposé d'étudier la faisabilité et de m'aider à faire un package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t>debian</w:t>
      </w:r>
      <w:proofErr w:type="spell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(installeur automatique). </w:t>
      </w:r>
      <w:r w:rsidRPr="00B970AF">
        <w:rPr>
          <w:rFonts w:ascii="Univers CE 45 Light" w:hAnsi="Univers CE 45 Light"/>
          <w:sz w:val="19"/>
          <w:szCs w:val="19"/>
        </w:rPr>
        <w:t xml:space="preserve">Sous Windows je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sais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faire.</w:t>
      </w:r>
    </w:p>
    <w:p w:rsidR="00EC5067" w:rsidRPr="00B970AF" w:rsidRDefault="00EC5067" w:rsidP="00B970AF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Pr="00EC5067" w:rsidRDefault="00B970AF" w:rsidP="00317E40">
      <w:pPr>
        <w:pStyle w:val="Paragraphedeliste"/>
        <w:numPr>
          <w:ilvl w:val="0"/>
          <w:numId w:val="25"/>
        </w:numPr>
        <w:ind w:right="34"/>
        <w:rPr>
          <w:rStyle w:val="Rfrenceple"/>
        </w:rPr>
      </w:pPr>
      <w:r w:rsidRPr="00EC5067">
        <w:rPr>
          <w:rStyle w:val="Rfrenceple"/>
        </w:rPr>
        <w:t>library</w:t>
      </w:r>
    </w:p>
    <w:p w:rsidR="001C19C7" w:rsidRPr="00B970AF" w:rsidRDefault="00970971" w:rsidP="00B970AF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 xml:space="preserve">Here is the list of </w:t>
      </w:r>
      <w:proofErr w:type="spellStart"/>
      <w:r>
        <w:rPr>
          <w:rFonts w:ascii="Univers CE 45 Light" w:hAnsi="Univers CE 45 Light"/>
          <w:sz w:val="19"/>
          <w:szCs w:val="19"/>
        </w:rPr>
        <w:t>depdendencies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required for the </w:t>
      </w:r>
      <w:proofErr w:type="gramStart"/>
      <w:r w:rsidR="006F7D69">
        <w:rPr>
          <w:rFonts w:ascii="Univers CE 45 Light" w:hAnsi="Univers CE 45 Light"/>
          <w:sz w:val="19"/>
          <w:szCs w:val="19"/>
        </w:rPr>
        <w:t>library :</w:t>
      </w:r>
      <w:proofErr w:type="gramEnd"/>
    </w:p>
    <w:p w:rsidR="001C19C7" w:rsidRDefault="001C19C7" w:rsidP="001C19C7">
      <w:pPr>
        <w:pStyle w:val="Lgende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2B49">
        <w:rPr>
          <w:noProof/>
        </w:rPr>
        <w:t>3</w:t>
      </w:r>
      <w:r>
        <w:fldChar w:fldCharType="end"/>
      </w:r>
      <w:r>
        <w:t xml:space="preserve"> List of dependencies for core library</w:t>
      </w:r>
    </w:p>
    <w:tbl>
      <w:tblPr>
        <w:tblStyle w:val="Listefonce-Accent4"/>
        <w:tblW w:w="0" w:type="auto"/>
        <w:jc w:val="right"/>
        <w:tblLook w:val="04A0" w:firstRow="1" w:lastRow="0" w:firstColumn="1" w:lastColumn="0" w:noHBand="0" w:noVBand="1"/>
      </w:tblPr>
      <w:tblGrid>
        <w:gridCol w:w="3266"/>
        <w:gridCol w:w="2372"/>
        <w:gridCol w:w="4216"/>
      </w:tblGrid>
      <w:tr w:rsidR="00BE3857" w:rsidTr="00E36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EF4A43" w:rsidRDefault="00BE3857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Libraries</w:t>
            </w:r>
          </w:p>
        </w:tc>
        <w:tc>
          <w:tcPr>
            <w:tcW w:w="2372" w:type="dxa"/>
          </w:tcPr>
          <w:p w:rsidR="00EF4A43" w:rsidRDefault="00BE3857" w:rsidP="00B970AF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Version</w:t>
            </w:r>
          </w:p>
        </w:tc>
        <w:tc>
          <w:tcPr>
            <w:tcW w:w="4216" w:type="dxa"/>
          </w:tcPr>
          <w:p w:rsidR="00EF4A43" w:rsidRDefault="00BE3857" w:rsidP="00B970AF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Goal</w:t>
            </w:r>
          </w:p>
        </w:tc>
      </w:tr>
      <w:tr w:rsidR="00BE3857" w:rsidTr="00E36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EF4A43" w:rsidRDefault="00BE3857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Cuda</w:t>
            </w:r>
            <w:proofErr w:type="spellEnd"/>
          </w:p>
        </w:tc>
        <w:tc>
          <w:tcPr>
            <w:tcW w:w="2372" w:type="dxa"/>
          </w:tcPr>
          <w:p w:rsidR="00EF4A43" w:rsidRDefault="00BE3857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6.0</w:t>
            </w:r>
          </w:p>
        </w:tc>
        <w:tc>
          <w:tcPr>
            <w:tcW w:w="4216" w:type="dxa"/>
          </w:tcPr>
          <w:p w:rsidR="00EF4A43" w:rsidRDefault="008863EF" w:rsidP="008863E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GPU computing</w:t>
            </w:r>
          </w:p>
        </w:tc>
      </w:tr>
      <w:tr w:rsidR="00BE3857" w:rsidTr="00E36DEC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EF4A43" w:rsidRDefault="00BE3857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cudpp</w:t>
            </w:r>
            <w:proofErr w:type="spellEnd"/>
          </w:p>
        </w:tc>
        <w:tc>
          <w:tcPr>
            <w:tcW w:w="2372" w:type="dxa"/>
          </w:tcPr>
          <w:p w:rsidR="00EF4A43" w:rsidRDefault="00BE3857" w:rsidP="00B970A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2.1</w:t>
            </w:r>
          </w:p>
        </w:tc>
        <w:tc>
          <w:tcPr>
            <w:tcW w:w="4216" w:type="dxa"/>
          </w:tcPr>
          <w:p w:rsidR="00EF4A43" w:rsidRDefault="008863EF" w:rsidP="008863E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Parallel algorithms on GPU</w:t>
            </w:r>
          </w:p>
        </w:tc>
      </w:tr>
      <w:tr w:rsidR="00BE3857" w:rsidTr="00E36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EF4A43" w:rsidRDefault="00BE3857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Loki</w:t>
            </w:r>
          </w:p>
        </w:tc>
        <w:tc>
          <w:tcPr>
            <w:tcW w:w="2372" w:type="dxa"/>
          </w:tcPr>
          <w:p w:rsidR="00EF4A43" w:rsidRDefault="00A450EB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p</w:t>
            </w:r>
            <w:r w:rsidR="00BE3857">
              <w:rPr>
                <w:rFonts w:ascii="Univers CE 45 Light" w:hAnsi="Univers CE 45 Light"/>
                <w:sz w:val="19"/>
                <w:szCs w:val="19"/>
              </w:rPr>
              <w:t>rovided (modified)</w:t>
            </w:r>
          </w:p>
        </w:tc>
        <w:tc>
          <w:tcPr>
            <w:tcW w:w="4216" w:type="dxa"/>
          </w:tcPr>
          <w:p w:rsidR="00EF4A43" w:rsidRDefault="008863EF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C++ template design pattern</w:t>
            </w:r>
          </w:p>
        </w:tc>
      </w:tr>
      <w:tr w:rsidR="00BE3857" w:rsidTr="00E36DEC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EF4A43" w:rsidRDefault="00BE3857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OpenGL</w:t>
            </w:r>
          </w:p>
        </w:tc>
        <w:tc>
          <w:tcPr>
            <w:tcW w:w="2372" w:type="dxa"/>
          </w:tcPr>
          <w:p w:rsidR="00EF4A43" w:rsidRDefault="00A450EB" w:rsidP="00B970A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system</w:t>
            </w:r>
          </w:p>
        </w:tc>
        <w:tc>
          <w:tcPr>
            <w:tcW w:w="4216" w:type="dxa"/>
          </w:tcPr>
          <w:p w:rsidR="00EF4A43" w:rsidRDefault="00A450EB" w:rsidP="00B970A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3D library</w:t>
            </w:r>
          </w:p>
        </w:tc>
      </w:tr>
      <w:tr w:rsidR="00BE3857" w:rsidTr="00E36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EF4A43" w:rsidRDefault="00BE3857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glew</w:t>
            </w:r>
            <w:proofErr w:type="spellEnd"/>
          </w:p>
        </w:tc>
        <w:tc>
          <w:tcPr>
            <w:tcW w:w="2372" w:type="dxa"/>
          </w:tcPr>
          <w:p w:rsidR="00EF4A43" w:rsidRDefault="00BE3857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1.10.0</w:t>
            </w:r>
          </w:p>
        </w:tc>
        <w:tc>
          <w:tcPr>
            <w:tcW w:w="4216" w:type="dxa"/>
          </w:tcPr>
          <w:p w:rsidR="00EF4A43" w:rsidRDefault="00BE3857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OpenGL extensions</w:t>
            </w:r>
            <w:r w:rsidR="00AC223F">
              <w:rPr>
                <w:rFonts w:ascii="Univers CE 45 Light" w:hAnsi="Univers CE 45 Light"/>
                <w:sz w:val="19"/>
                <w:szCs w:val="19"/>
              </w:rPr>
              <w:t xml:space="preserve"> (</w:t>
            </w:r>
            <w:proofErr w:type="spellStart"/>
            <w:r w:rsidR="00AC223F">
              <w:rPr>
                <w:rFonts w:ascii="Univers CE 45 Light" w:hAnsi="Univers CE 45 Light"/>
                <w:sz w:val="19"/>
                <w:szCs w:val="19"/>
              </w:rPr>
              <w:t>OpenGl</w:t>
            </w:r>
            <w:proofErr w:type="spellEnd"/>
            <w:r w:rsidR="00AC223F">
              <w:rPr>
                <w:rFonts w:ascii="Univers CE 45 Light" w:hAnsi="Univers CE 45 Light"/>
                <w:sz w:val="19"/>
                <w:szCs w:val="19"/>
              </w:rPr>
              <w:t xml:space="preserve"> 4.4)</w:t>
            </w:r>
          </w:p>
        </w:tc>
      </w:tr>
      <w:tr w:rsidR="00A450EB" w:rsidTr="00E36DEC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A450EB" w:rsidRDefault="00A450EB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glu</w:t>
            </w:r>
            <w:proofErr w:type="spellEnd"/>
          </w:p>
        </w:tc>
        <w:tc>
          <w:tcPr>
            <w:tcW w:w="2372" w:type="dxa"/>
          </w:tcPr>
          <w:p w:rsidR="00A450EB" w:rsidRDefault="00A450EB" w:rsidP="00B970A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system</w:t>
            </w:r>
          </w:p>
        </w:tc>
        <w:tc>
          <w:tcPr>
            <w:tcW w:w="4216" w:type="dxa"/>
          </w:tcPr>
          <w:p w:rsidR="00A450EB" w:rsidRDefault="00A450EB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May be removed in the future…</w:t>
            </w:r>
          </w:p>
        </w:tc>
      </w:tr>
      <w:tr w:rsidR="00A450EB" w:rsidTr="00E36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A450EB" w:rsidRDefault="00A450EB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freeglut</w:t>
            </w:r>
            <w:proofErr w:type="spellEnd"/>
          </w:p>
        </w:tc>
        <w:tc>
          <w:tcPr>
            <w:tcW w:w="2372" w:type="dxa"/>
          </w:tcPr>
          <w:p w:rsidR="00A450EB" w:rsidRDefault="00A450EB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xxx</w:t>
            </w:r>
          </w:p>
        </w:tc>
        <w:tc>
          <w:tcPr>
            <w:tcW w:w="4216" w:type="dxa"/>
          </w:tcPr>
          <w:p w:rsidR="00A450EB" w:rsidRDefault="00A450EB" w:rsidP="00B970A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May be removed in the future…</w:t>
            </w:r>
          </w:p>
        </w:tc>
      </w:tr>
      <w:tr w:rsidR="00A450EB" w:rsidTr="00E36DEC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A450EB" w:rsidRDefault="00A450EB" w:rsidP="00B970AF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glm</w:t>
            </w:r>
            <w:proofErr w:type="spellEnd"/>
          </w:p>
        </w:tc>
        <w:tc>
          <w:tcPr>
            <w:tcW w:w="2372" w:type="dxa"/>
          </w:tcPr>
          <w:p w:rsidR="00A450EB" w:rsidRDefault="004A14BD" w:rsidP="00B970A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x</w:t>
            </w:r>
            <w:r w:rsidR="00F64BC5">
              <w:rPr>
                <w:rFonts w:ascii="Univers CE 45 Light" w:hAnsi="Univers CE 45 Light"/>
                <w:sz w:val="19"/>
                <w:szCs w:val="19"/>
              </w:rPr>
              <w:t>xx (</w:t>
            </w:r>
            <w:r w:rsidR="00A450EB">
              <w:rPr>
                <w:rFonts w:ascii="Univers CE 45 Light" w:hAnsi="Univers CE 45 Light"/>
                <w:sz w:val="19"/>
                <w:szCs w:val="19"/>
              </w:rPr>
              <w:t>0</w:t>
            </w:r>
            <w:r w:rsidR="00E2545F">
              <w:rPr>
                <w:rFonts w:ascii="Univers CE 45 Light" w:hAnsi="Univers CE 45 Light"/>
                <w:sz w:val="19"/>
                <w:szCs w:val="19"/>
              </w:rPr>
              <w:t>.9.5.x</w:t>
            </w:r>
            <w:r w:rsidR="00F64BC5">
              <w:rPr>
                <w:rFonts w:ascii="Univers CE 45 Light" w:hAnsi="Univers CE 45 Light"/>
                <w:sz w:val="19"/>
                <w:szCs w:val="19"/>
              </w:rPr>
              <w:t>)</w:t>
            </w:r>
          </w:p>
        </w:tc>
        <w:tc>
          <w:tcPr>
            <w:tcW w:w="4216" w:type="dxa"/>
          </w:tcPr>
          <w:p w:rsidR="00A450EB" w:rsidRDefault="00A450EB" w:rsidP="00B970A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 xml:space="preserve">vector/matrix </w:t>
            </w: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maths</w:t>
            </w:r>
            <w:proofErr w:type="spellEnd"/>
            <w:r>
              <w:rPr>
                <w:rFonts w:ascii="Univers CE 45 Light" w:hAnsi="Univers CE 45 Light"/>
                <w:sz w:val="19"/>
                <w:szCs w:val="19"/>
              </w:rPr>
              <w:t xml:space="preserve"> (and OpenGL 4.x)</w:t>
            </w:r>
          </w:p>
        </w:tc>
      </w:tr>
    </w:tbl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We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provide :</w:t>
      </w:r>
      <w:proofErr w:type="gramEnd"/>
    </w:p>
    <w:p w:rsidR="00D03A32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LOKI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proofErr w:type="gramStart"/>
      <w:r>
        <w:rPr>
          <w:rFonts w:ascii="Univers CE 45 Light" w:hAnsi="Univers CE 45 Light"/>
          <w:sz w:val="19"/>
          <w:szCs w:val="19"/>
        </w:rPr>
        <w:t>available</w:t>
      </w:r>
      <w:proofErr w:type="gramEnd"/>
      <w:r>
        <w:rPr>
          <w:rFonts w:ascii="Univers CE 45 Light" w:hAnsi="Univers CE 45 Light"/>
          <w:sz w:val="19"/>
          <w:szCs w:val="19"/>
        </w:rPr>
        <w:t xml:space="preserve"> here : </w:t>
      </w:r>
      <w:r w:rsidRPr="00B970AF">
        <w:rPr>
          <w:rFonts w:ascii="Univers CE 45 Light" w:hAnsi="Univers CE 45 Light"/>
          <w:sz w:val="19"/>
          <w:szCs w:val="19"/>
        </w:rPr>
        <w:t>http://loki-lib.sourceforge.net/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A few classes have been modified (</w:t>
      </w:r>
      <w:r w:rsidRPr="00B970AF">
        <w:rPr>
          <w:rFonts w:ascii="Univers CE 45 Light" w:hAnsi="Univers CE 45 Light"/>
          <w:sz w:val="19"/>
          <w:szCs w:val="19"/>
        </w:rPr>
        <w:t>1 or 2 classes</w:t>
      </w:r>
      <w:r>
        <w:rPr>
          <w:rFonts w:ascii="Univers CE 45 Light" w:hAnsi="Univers CE 45 Light"/>
          <w:sz w:val="19"/>
          <w:szCs w:val="19"/>
        </w:rPr>
        <w:t>)</w:t>
      </w:r>
      <w:r w:rsidRPr="00B970AF">
        <w:rPr>
          <w:rFonts w:ascii="Univers CE 45 Light" w:hAnsi="Univers CE 45 Light"/>
          <w:sz w:val="19"/>
          <w:szCs w:val="19"/>
        </w:rPr>
        <w:t xml:space="preserve"> to be able to use tuples on GPU (</w:t>
      </w:r>
      <w:r>
        <w:rPr>
          <w:rFonts w:ascii="Univers CE 45 Light" w:hAnsi="Univers CE 45 Light"/>
          <w:sz w:val="19"/>
          <w:szCs w:val="19"/>
        </w:rPr>
        <w:t xml:space="preserve">for field </w:t>
      </w:r>
      <w:r w:rsidRPr="00B970AF">
        <w:rPr>
          <w:rFonts w:ascii="Univers CE 45 Light" w:hAnsi="Univers CE 45 Light"/>
          <w:sz w:val="19"/>
          <w:szCs w:val="19"/>
        </w:rPr>
        <w:t>select</w:t>
      </w:r>
      <w:r>
        <w:rPr>
          <w:rFonts w:ascii="Univers CE 45 Light" w:hAnsi="Univers CE 45 Light"/>
          <w:sz w:val="19"/>
          <w:szCs w:val="19"/>
        </w:rPr>
        <w:t>ion</w:t>
      </w:r>
      <w:r w:rsidRPr="00B970AF">
        <w:rPr>
          <w:rFonts w:ascii="Univers CE 45 Light" w:hAnsi="Univers CE 45 Light"/>
          <w:sz w:val="19"/>
          <w:szCs w:val="19"/>
        </w:rPr>
        <w:t xml:space="preserve"> in tuples).</w:t>
      </w:r>
    </w:p>
    <w:p w:rsidR="00D03A32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GLM</w:t>
      </w:r>
    </w:p>
    <w:p w:rsidR="00D03A32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 xml:space="preserve">Available </w:t>
      </w:r>
      <w:proofErr w:type="gramStart"/>
      <w:r>
        <w:rPr>
          <w:rFonts w:ascii="Univers CE 45 Light" w:hAnsi="Univers CE 45 Light"/>
          <w:sz w:val="19"/>
          <w:szCs w:val="19"/>
        </w:rPr>
        <w:t>here :</w:t>
      </w:r>
      <w:proofErr w:type="gramEnd"/>
      <w:r>
        <w:rPr>
          <w:rFonts w:ascii="Univers CE 45 Light" w:hAnsi="Univers CE 45 Light"/>
          <w:sz w:val="19"/>
          <w:szCs w:val="19"/>
        </w:rPr>
        <w:t xml:space="preserve"> </w:t>
      </w:r>
      <w:hyperlink r:id="rId22" w:history="1">
        <w:r w:rsidRPr="00A25C76">
          <w:rPr>
            <w:rStyle w:val="Lienhypertexte"/>
            <w:rFonts w:ascii="Univers CE 45 Light" w:hAnsi="Univers CE 45 Light"/>
            <w:sz w:val="19"/>
            <w:szCs w:val="19"/>
          </w:rPr>
          <w:t>http://glm.g-truc.net/0.9.5/index.html</w:t>
        </w:r>
      </w:hyperlink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 xml:space="preserve">We may use it more and more to be more OpenGL 4.x compliant in the </w:t>
      </w:r>
      <w:proofErr w:type="spellStart"/>
      <w:r>
        <w:rPr>
          <w:rFonts w:ascii="Univers CE 45 Light" w:hAnsi="Univers CE 45 Light"/>
          <w:sz w:val="19"/>
          <w:szCs w:val="19"/>
        </w:rPr>
        <w:t>futur</w:t>
      </w:r>
      <w:proofErr w:type="spellEnd"/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but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maybe GLM has a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developper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package on Linux ?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But, you will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need :</w:t>
      </w:r>
      <w:proofErr w:type="gramEnd"/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[ OpenGL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 and [ GLU ]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 xml:space="preserve">[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freeglut</w:t>
      </w:r>
      <w:proofErr w:type="spellEnd"/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>
        <w:rPr>
          <w:rFonts w:ascii="Univers CE 45 Light" w:hAnsi="Univers CE 45 Light"/>
          <w:sz w:val="19"/>
          <w:szCs w:val="19"/>
        </w:rPr>
        <w:t>[ CUDA</w:t>
      </w:r>
      <w:proofErr w:type="gramEnd"/>
      <w:r>
        <w:rPr>
          <w:rFonts w:ascii="Univers CE 45 Light" w:hAnsi="Univers CE 45 Light"/>
          <w:sz w:val="19"/>
          <w:szCs w:val="19"/>
        </w:rPr>
        <w:t xml:space="preserve"> 6.0 ] </w:t>
      </w:r>
      <w:r w:rsidRPr="00B970AF">
        <w:rPr>
          <w:rFonts w:ascii="Univers CE 45 Light" w:hAnsi="Univers CE 45 Light"/>
          <w:sz w:val="19"/>
          <w:szCs w:val="19"/>
        </w:rPr>
        <w:t xml:space="preserve">. One guy uses it on Linux. It's not working on Windows, NVCC problems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with  C</w:t>
      </w:r>
      <w:proofErr w:type="gramEnd"/>
      <w:r w:rsidRPr="00B970AF">
        <w:rPr>
          <w:rFonts w:ascii="Univers CE 45 Light" w:hAnsi="Univers CE 45 Light"/>
          <w:sz w:val="19"/>
          <w:szCs w:val="19"/>
        </w:rPr>
        <w:t>++ template...)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=&gt; And "for the moment" we also need the "Samples" in its GPU Computing SDK (you can install it after CUDA if you hadn't done that). We rely on 1 file of the SDK for operations on float3, float4...</w:t>
      </w:r>
    </w:p>
    <w:p w:rsidR="00D03A32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GLEW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http://glew.sourceforge.net/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check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for the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lastest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one if you need, build it and installed (you can install it in a local directory)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You'll also need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Cudpp</w:t>
      </w:r>
      <w:proofErr w:type="spellEnd"/>
      <w:r w:rsidRPr="00B970AF">
        <w:rPr>
          <w:rFonts w:ascii="Univers CE 45 Light" w:hAnsi="Univers CE 45 Light"/>
          <w:sz w:val="19"/>
          <w:szCs w:val="19"/>
        </w:rPr>
        <w:t>, but wait before compiling it. I need your "graphics card" model.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[ CUDPP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 : http://code.google.com/p/cudpp/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 &gt; Actually, our main problem is with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cudpp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that you need to build. There is no package...</w:t>
      </w:r>
    </w:p>
    <w:p w:rsidR="00D03A32" w:rsidRPr="00B970AF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=&gt; By checking website, I've just seen that a new version has been released and they pass from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GoogleCode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to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Github</w:t>
      </w:r>
      <w:proofErr w:type="spellEnd"/>
      <w:r w:rsidRPr="00B970AF">
        <w:rPr>
          <w:rFonts w:ascii="Univers CE 45 Light" w:hAnsi="Univers CE 45 Light"/>
          <w:sz w:val="19"/>
          <w:szCs w:val="19"/>
        </w:rPr>
        <w:t>...</w:t>
      </w:r>
    </w:p>
    <w:p w:rsidR="00D03A32" w:rsidRDefault="00D03A32" w:rsidP="00D03A32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lastRenderedPageBreak/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IMPORTANT :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I need your graphics card model to eventually change the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Makefile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. If you are using a SM 3.0 compute capability graphics card, you need to change the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Makefile</w:t>
      </w:r>
      <w:proofErr w:type="spellEnd"/>
      <w:r w:rsidRPr="00B970AF">
        <w:rPr>
          <w:rFonts w:ascii="Univers CE 45 Light" w:hAnsi="Univers CE 45 Light"/>
          <w:sz w:val="19"/>
          <w:szCs w:val="19"/>
        </w:rPr>
        <w:t>.</w:t>
      </w:r>
    </w:p>
    <w:p w:rsidR="00E474A2" w:rsidRDefault="00E474A2" w:rsidP="00B970AF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E474A2" w:rsidRPr="00317E40" w:rsidRDefault="00C0687C" w:rsidP="00317E40">
      <w:pPr>
        <w:pStyle w:val="Paragraphedeliste"/>
        <w:numPr>
          <w:ilvl w:val="0"/>
          <w:numId w:val="25"/>
        </w:numPr>
        <w:ind w:right="34"/>
        <w:rPr>
          <w:rStyle w:val="Rfrenceple"/>
        </w:rPr>
      </w:pPr>
      <w:r w:rsidRPr="00317E40">
        <w:rPr>
          <w:rStyle w:val="Rfrenceple"/>
        </w:rPr>
        <w:t>Tools</w:t>
      </w:r>
    </w:p>
    <w:p w:rsidR="00C0687C" w:rsidRPr="00B970AF" w:rsidRDefault="00970971" w:rsidP="00C0687C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Her</w:t>
      </w:r>
      <w:r w:rsidR="00EE542A">
        <w:rPr>
          <w:rFonts w:ascii="Univers CE 45 Light" w:hAnsi="Univers CE 45 Light"/>
          <w:sz w:val="19"/>
          <w:szCs w:val="19"/>
        </w:rPr>
        <w:t xml:space="preserve">e is the list a required </w:t>
      </w:r>
      <w:proofErr w:type="gramStart"/>
      <w:r w:rsidR="00EE542A">
        <w:rPr>
          <w:rFonts w:ascii="Univers CE 45 Light" w:hAnsi="Univers CE 45 Light"/>
          <w:sz w:val="19"/>
          <w:szCs w:val="19"/>
        </w:rPr>
        <w:t>tools  to</w:t>
      </w:r>
      <w:proofErr w:type="gramEnd"/>
      <w:r w:rsidR="00EE542A">
        <w:rPr>
          <w:rFonts w:ascii="Univers CE 45 Light" w:hAnsi="Univers CE 45 Light"/>
          <w:sz w:val="19"/>
          <w:szCs w:val="19"/>
        </w:rPr>
        <w:t xml:space="preserve"> build the libraries, tools, etc…</w:t>
      </w:r>
    </w:p>
    <w:p w:rsidR="00C0687C" w:rsidRDefault="00C0687C" w:rsidP="00C0687C">
      <w:pPr>
        <w:pStyle w:val="Lgende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2B49">
        <w:rPr>
          <w:noProof/>
        </w:rPr>
        <w:t>4</w:t>
      </w:r>
      <w:r>
        <w:fldChar w:fldCharType="end"/>
      </w:r>
      <w:r>
        <w:t xml:space="preserve"> List of tools for core library</w:t>
      </w:r>
    </w:p>
    <w:tbl>
      <w:tblPr>
        <w:tblStyle w:val="Listefonce-Accent4"/>
        <w:tblW w:w="0" w:type="auto"/>
        <w:jc w:val="right"/>
        <w:tblLook w:val="04A0" w:firstRow="1" w:lastRow="0" w:firstColumn="1" w:lastColumn="0" w:noHBand="0" w:noVBand="1"/>
      </w:tblPr>
      <w:tblGrid>
        <w:gridCol w:w="3266"/>
        <w:gridCol w:w="2372"/>
        <w:gridCol w:w="4216"/>
      </w:tblGrid>
      <w:tr w:rsidR="00C0687C" w:rsidTr="009D1A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C0687C" w:rsidRDefault="00C0687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Libraries</w:t>
            </w:r>
          </w:p>
        </w:tc>
        <w:tc>
          <w:tcPr>
            <w:tcW w:w="2372" w:type="dxa"/>
          </w:tcPr>
          <w:p w:rsidR="00C0687C" w:rsidRDefault="00C0687C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Version</w:t>
            </w:r>
          </w:p>
        </w:tc>
        <w:tc>
          <w:tcPr>
            <w:tcW w:w="4216" w:type="dxa"/>
          </w:tcPr>
          <w:p w:rsidR="00C0687C" w:rsidRDefault="00C0687C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Goal</w:t>
            </w:r>
          </w:p>
        </w:tc>
      </w:tr>
      <w:tr w:rsidR="00C0687C" w:rsidTr="009D1A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C0687C" w:rsidRDefault="00C0687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CMake</w:t>
            </w:r>
            <w:proofErr w:type="spellEnd"/>
          </w:p>
        </w:tc>
        <w:tc>
          <w:tcPr>
            <w:tcW w:w="2372" w:type="dxa"/>
          </w:tcPr>
          <w:p w:rsidR="00C0687C" w:rsidRDefault="00F64BC5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x</w:t>
            </w:r>
            <w:r w:rsidR="001A6AB0">
              <w:rPr>
                <w:rFonts w:ascii="Univers CE 45 Light" w:hAnsi="Univers CE 45 Light"/>
                <w:sz w:val="19"/>
                <w:szCs w:val="19"/>
              </w:rPr>
              <w:t>xx (2.8.x)</w:t>
            </w:r>
          </w:p>
        </w:tc>
        <w:tc>
          <w:tcPr>
            <w:tcW w:w="4216" w:type="dxa"/>
          </w:tcPr>
          <w:p w:rsidR="00C0687C" w:rsidRDefault="00C0687C" w:rsidP="00C0687C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Multi-</w:t>
            </w: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plateforme</w:t>
            </w:r>
            <w:proofErr w:type="spellEnd"/>
            <w:r>
              <w:rPr>
                <w:rFonts w:ascii="Univers CE 45 Light" w:hAnsi="Univers CE 45 Light"/>
                <w:sz w:val="19"/>
                <w:szCs w:val="19"/>
              </w:rPr>
              <w:t xml:space="preserve"> project generation</w:t>
            </w:r>
          </w:p>
        </w:tc>
      </w:tr>
      <w:tr w:rsidR="00C0687C" w:rsidTr="009D1AA0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C0687C" w:rsidRDefault="001A6AB0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Doxygen</w:t>
            </w:r>
            <w:proofErr w:type="spellEnd"/>
          </w:p>
        </w:tc>
        <w:tc>
          <w:tcPr>
            <w:tcW w:w="2372" w:type="dxa"/>
          </w:tcPr>
          <w:p w:rsidR="00C0687C" w:rsidRDefault="001A6AB0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xxx</w:t>
            </w:r>
          </w:p>
        </w:tc>
        <w:tc>
          <w:tcPr>
            <w:tcW w:w="4216" w:type="dxa"/>
          </w:tcPr>
          <w:p w:rsidR="00C0687C" w:rsidRDefault="001A6AB0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Automatique</w:t>
            </w:r>
            <w:proofErr w:type="spellEnd"/>
            <w:r>
              <w:rPr>
                <w:rFonts w:ascii="Univers CE 45 Light" w:hAnsi="Univers CE 45 Light"/>
                <w:sz w:val="19"/>
                <w:szCs w:val="19"/>
              </w:rPr>
              <w:t xml:space="preserve"> documentation</w:t>
            </w:r>
          </w:p>
        </w:tc>
      </w:tr>
      <w:tr w:rsidR="00C0687C" w:rsidTr="009D1A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C0687C" w:rsidRDefault="001A6AB0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7-zip</w:t>
            </w:r>
          </w:p>
        </w:tc>
        <w:tc>
          <w:tcPr>
            <w:tcW w:w="2372" w:type="dxa"/>
          </w:tcPr>
          <w:p w:rsidR="00C0687C" w:rsidRDefault="001A6AB0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xxx</w:t>
            </w:r>
          </w:p>
        </w:tc>
        <w:tc>
          <w:tcPr>
            <w:tcW w:w="4216" w:type="dxa"/>
          </w:tcPr>
          <w:p w:rsidR="00C0687C" w:rsidRDefault="001A6AB0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C</w:t>
            </w:r>
            <w:r w:rsidR="00DE31F0">
              <w:rPr>
                <w:rFonts w:ascii="Univers CE 45 Light" w:hAnsi="Univers CE 45 Light"/>
                <w:sz w:val="19"/>
                <w:szCs w:val="19"/>
              </w:rPr>
              <w:t>ompression</w:t>
            </w:r>
            <w:r>
              <w:rPr>
                <w:rFonts w:ascii="Univers CE 45 Light" w:hAnsi="Univers CE 45 Light"/>
                <w:sz w:val="19"/>
                <w:szCs w:val="19"/>
              </w:rPr>
              <w:t>/decompression</w:t>
            </w:r>
          </w:p>
        </w:tc>
      </w:tr>
    </w:tbl>
    <w:p w:rsidR="00C0687C" w:rsidRDefault="00C0687C" w:rsidP="00C0687C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141DCB" w:rsidRPr="00B970AF" w:rsidRDefault="00141DCB" w:rsidP="00B970AF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Default="00317E40" w:rsidP="00317E40">
      <w:pPr>
        <w:pStyle w:val="Paragraphedeliste"/>
        <w:numPr>
          <w:ilvl w:val="0"/>
          <w:numId w:val="25"/>
        </w:numPr>
        <w:ind w:right="34"/>
        <w:rPr>
          <w:rStyle w:val="Rfrenceple"/>
        </w:rPr>
      </w:pPr>
      <w:r w:rsidRPr="00317E40">
        <w:rPr>
          <w:rStyle w:val="Rfrenceple"/>
        </w:rPr>
        <w:t xml:space="preserve">Demos / </w:t>
      </w:r>
      <w:r w:rsidR="00B970AF" w:rsidRPr="00317E40">
        <w:rPr>
          <w:rStyle w:val="Rfrenceple"/>
        </w:rPr>
        <w:t xml:space="preserve">examples </w:t>
      </w:r>
    </w:p>
    <w:p w:rsidR="00B3653C" w:rsidRPr="00B3653C" w:rsidRDefault="00B3653C" w:rsidP="00B3653C">
      <w:pPr>
        <w:ind w:left="709" w:right="34"/>
        <w:rPr>
          <w:rFonts w:ascii="Univers CE 45 Light" w:hAnsi="Univers CE 45 Light"/>
          <w:sz w:val="19"/>
          <w:szCs w:val="19"/>
        </w:rPr>
      </w:pPr>
      <w:r w:rsidRPr="00B3653C">
        <w:rPr>
          <w:rFonts w:ascii="Univers CE 45 Light" w:hAnsi="Univers CE 45 Light"/>
          <w:sz w:val="19"/>
          <w:szCs w:val="19"/>
        </w:rPr>
        <w:t xml:space="preserve">Here is the list a required </w:t>
      </w:r>
      <w:r>
        <w:rPr>
          <w:rFonts w:ascii="Univers CE 45 Light" w:hAnsi="Univers CE 45 Light"/>
          <w:sz w:val="19"/>
          <w:szCs w:val="19"/>
        </w:rPr>
        <w:t xml:space="preserve">dependencies to launch </w:t>
      </w:r>
      <w:proofErr w:type="gramStart"/>
      <w:r>
        <w:rPr>
          <w:rFonts w:ascii="Univers CE 45 Light" w:hAnsi="Univers CE 45 Light"/>
          <w:sz w:val="19"/>
          <w:szCs w:val="19"/>
        </w:rPr>
        <w:t>demos</w:t>
      </w:r>
      <w:r w:rsidRPr="00B3653C">
        <w:rPr>
          <w:rFonts w:ascii="Univers CE 45 Light" w:hAnsi="Univers CE 45 Light"/>
          <w:sz w:val="19"/>
          <w:szCs w:val="19"/>
        </w:rPr>
        <w:t xml:space="preserve"> :</w:t>
      </w:r>
      <w:proofErr w:type="gramEnd"/>
    </w:p>
    <w:p w:rsidR="00B3653C" w:rsidRDefault="00B3653C" w:rsidP="00B3653C">
      <w:pPr>
        <w:pStyle w:val="Lgende"/>
        <w:keepNext/>
        <w:numPr>
          <w:ilvl w:val="0"/>
          <w:numId w:val="25"/>
        </w:num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F2B49">
        <w:rPr>
          <w:noProof/>
        </w:rPr>
        <w:t>5</w:t>
      </w:r>
      <w:r>
        <w:fldChar w:fldCharType="end"/>
      </w:r>
      <w:r>
        <w:t xml:space="preserve"> List of tools for core library</w:t>
      </w:r>
    </w:p>
    <w:tbl>
      <w:tblPr>
        <w:tblStyle w:val="Listefonce-Accent4"/>
        <w:tblW w:w="0" w:type="auto"/>
        <w:jc w:val="right"/>
        <w:tblLook w:val="04A0" w:firstRow="1" w:lastRow="0" w:firstColumn="1" w:lastColumn="0" w:noHBand="0" w:noVBand="1"/>
      </w:tblPr>
      <w:tblGrid>
        <w:gridCol w:w="3266"/>
        <w:gridCol w:w="2372"/>
        <w:gridCol w:w="4216"/>
      </w:tblGrid>
      <w:tr w:rsidR="00B3653C" w:rsidTr="009D1A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Libraries</w:t>
            </w:r>
          </w:p>
        </w:tc>
        <w:tc>
          <w:tcPr>
            <w:tcW w:w="2372" w:type="dxa"/>
          </w:tcPr>
          <w:p w:rsidR="00B3653C" w:rsidRDefault="00B3653C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Version</w:t>
            </w:r>
          </w:p>
        </w:tc>
        <w:tc>
          <w:tcPr>
            <w:tcW w:w="4216" w:type="dxa"/>
          </w:tcPr>
          <w:p w:rsidR="00B3653C" w:rsidRDefault="00B3653C" w:rsidP="009D1AA0">
            <w:pPr>
              <w:ind w:righ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Goal</w:t>
            </w:r>
          </w:p>
        </w:tc>
      </w:tr>
      <w:tr w:rsidR="00B3653C" w:rsidTr="009D1A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Qt</w:t>
            </w:r>
            <w:proofErr w:type="spellEnd"/>
          </w:p>
        </w:tc>
        <w:tc>
          <w:tcPr>
            <w:tcW w:w="2372" w:type="dxa"/>
          </w:tcPr>
          <w:p w:rsidR="00B3653C" w:rsidRDefault="00E2545F" w:rsidP="00E2545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4.7.4 (soon 4.5.2)</w:t>
            </w:r>
          </w:p>
        </w:tc>
        <w:tc>
          <w:tcPr>
            <w:tcW w:w="4216" w:type="dxa"/>
          </w:tcPr>
          <w:p w:rsidR="00B3653C" w:rsidRDefault="00841DF4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User Interface and 3D window</w:t>
            </w:r>
          </w:p>
        </w:tc>
      </w:tr>
      <w:tr w:rsidR="00B3653C" w:rsidTr="009D1AA0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QGLViewer</w:t>
            </w:r>
            <w:proofErr w:type="spellEnd"/>
          </w:p>
        </w:tc>
        <w:tc>
          <w:tcPr>
            <w:tcW w:w="2372" w:type="dxa"/>
          </w:tcPr>
          <w:p w:rsidR="00B3653C" w:rsidRDefault="00E2545F" w:rsidP="00E2545F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2.x.x (soon 2.5.2)</w:t>
            </w:r>
          </w:p>
        </w:tc>
        <w:tc>
          <w:tcPr>
            <w:tcW w:w="4216" w:type="dxa"/>
          </w:tcPr>
          <w:p w:rsidR="00B3653C" w:rsidRDefault="00841DF4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Specialized 3D window</w:t>
            </w:r>
          </w:p>
        </w:tc>
      </w:tr>
      <w:tr w:rsidR="00B3653C" w:rsidTr="009D1A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Qwt</w:t>
            </w:r>
            <w:proofErr w:type="spellEnd"/>
          </w:p>
        </w:tc>
        <w:tc>
          <w:tcPr>
            <w:tcW w:w="2372" w:type="dxa"/>
          </w:tcPr>
          <w:p w:rsidR="00B3653C" w:rsidRDefault="00E2545F" w:rsidP="00E2545F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6.x.x (6.x.x)</w:t>
            </w:r>
          </w:p>
        </w:tc>
        <w:tc>
          <w:tcPr>
            <w:tcW w:w="4216" w:type="dxa"/>
          </w:tcPr>
          <w:p w:rsidR="00B3653C" w:rsidRDefault="00841DF4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2D Plots</w:t>
            </w:r>
          </w:p>
        </w:tc>
      </w:tr>
      <w:tr w:rsidR="00B3653C" w:rsidTr="009D1AA0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Assimp</w:t>
            </w:r>
            <w:proofErr w:type="spellEnd"/>
          </w:p>
        </w:tc>
        <w:tc>
          <w:tcPr>
            <w:tcW w:w="2372" w:type="dxa"/>
          </w:tcPr>
          <w:p w:rsidR="00B3653C" w:rsidRDefault="00B3653C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</w:p>
        </w:tc>
        <w:tc>
          <w:tcPr>
            <w:tcW w:w="4216" w:type="dxa"/>
          </w:tcPr>
          <w:p w:rsidR="00B3653C" w:rsidRDefault="00841DF4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3D models import</w:t>
            </w:r>
          </w:p>
        </w:tc>
      </w:tr>
      <w:tr w:rsidR="00B3653C" w:rsidTr="009D1A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CImg</w:t>
            </w:r>
            <w:proofErr w:type="spellEnd"/>
          </w:p>
        </w:tc>
        <w:tc>
          <w:tcPr>
            <w:tcW w:w="2372" w:type="dxa"/>
          </w:tcPr>
          <w:p w:rsidR="00B3653C" w:rsidRDefault="00B3653C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</w:p>
        </w:tc>
        <w:tc>
          <w:tcPr>
            <w:tcW w:w="4216" w:type="dxa"/>
          </w:tcPr>
          <w:p w:rsidR="00B3653C" w:rsidRDefault="00B3653C" w:rsidP="009D1AA0">
            <w:pPr>
              <w:ind w:righ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Image/texture support</w:t>
            </w:r>
          </w:p>
        </w:tc>
      </w:tr>
      <w:tr w:rsidR="00B3653C" w:rsidTr="009D1AA0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:rsidR="00B3653C" w:rsidRDefault="00B3653C" w:rsidP="009D1AA0">
            <w:pPr>
              <w:ind w:right="34"/>
              <w:rPr>
                <w:rFonts w:ascii="Univers CE 45 Light" w:hAnsi="Univers CE 45 Light"/>
                <w:sz w:val="19"/>
                <w:szCs w:val="19"/>
              </w:rPr>
            </w:pPr>
            <w:proofErr w:type="spellStart"/>
            <w:r>
              <w:rPr>
                <w:rFonts w:ascii="Univers CE 45 Light" w:hAnsi="Univers CE 45 Light"/>
                <w:sz w:val="19"/>
                <w:szCs w:val="19"/>
              </w:rPr>
              <w:t>ImageMagick</w:t>
            </w:r>
            <w:proofErr w:type="spellEnd"/>
          </w:p>
        </w:tc>
        <w:tc>
          <w:tcPr>
            <w:tcW w:w="2372" w:type="dxa"/>
          </w:tcPr>
          <w:p w:rsidR="00B3653C" w:rsidRDefault="00B3653C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</w:p>
        </w:tc>
        <w:tc>
          <w:tcPr>
            <w:tcW w:w="4216" w:type="dxa"/>
          </w:tcPr>
          <w:p w:rsidR="00B3653C" w:rsidRDefault="00B3653C" w:rsidP="009D1AA0">
            <w:pPr>
              <w:ind w:righ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 CE 45 Light" w:hAnsi="Univers CE 45 Light"/>
                <w:sz w:val="19"/>
                <w:szCs w:val="19"/>
              </w:rPr>
            </w:pPr>
            <w:r>
              <w:rPr>
                <w:rFonts w:ascii="Univers CE 45 Light" w:hAnsi="Univers CE 45 Light"/>
                <w:sz w:val="19"/>
                <w:szCs w:val="19"/>
              </w:rPr>
              <w:t>Image/texture support</w:t>
            </w:r>
          </w:p>
        </w:tc>
      </w:tr>
    </w:tbl>
    <w:p w:rsidR="00B3653C" w:rsidRPr="00317E40" w:rsidRDefault="00B3653C" w:rsidP="00B3653C">
      <w:pPr>
        <w:ind w:right="34"/>
        <w:rPr>
          <w:rStyle w:val="Rfrenceple"/>
        </w:rPr>
      </w:pP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You will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need :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(on Ubuntu 12.4 all are available in standard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developper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packages)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 xml:space="preserve">[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Qt</w:t>
      </w:r>
      <w:proofErr w:type="spellEnd"/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we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use 4.7 on Linux, the one from official Ubuntu 12.4 package. We do that because, on Windows, 64 bits support had been stopped and it crashes. Maybe the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Qt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5 is OK, but not in Ubuntu...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 xml:space="preserve">[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QGLViewer</w:t>
      </w:r>
      <w:proofErr w:type="spellEnd"/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 : http://www.libqglviewer.com/</w:t>
      </w:r>
    </w:p>
    <w:p w:rsidR="00B970AF" w:rsidRPr="00E474A2" w:rsidRDefault="00B970AF" w:rsidP="00B970AF">
      <w:pPr>
        <w:ind w:left="709" w:right="34"/>
        <w:rPr>
          <w:rFonts w:ascii="Univers CE 45 Light" w:hAnsi="Univers CE 45 Light"/>
          <w:sz w:val="19"/>
          <w:szCs w:val="19"/>
          <w:lang w:val="fr-FR"/>
        </w:rPr>
      </w:pPr>
      <w:r w:rsidRPr="00E474A2">
        <w:rPr>
          <w:rFonts w:ascii="Univers CE 45 Light" w:hAnsi="Univers CE 45 Light"/>
          <w:sz w:val="19"/>
          <w:szCs w:val="19"/>
          <w:lang w:val="fr-FR"/>
        </w:rPr>
        <w:t xml:space="preserve">-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t>assimp</w:t>
      </w:r>
      <w:proofErr w:type="spell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: http://assimp.sourceforge.net/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load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3D models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 xml:space="preserve">[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CImg</w:t>
      </w:r>
      <w:proofErr w:type="spellEnd"/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 : http://cimg.sourceforge.net/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we</w:t>
      </w:r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only need the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CImg.h</w:t>
      </w:r>
      <w:proofErr w:type="spellEnd"/>
      <w:r w:rsidRPr="00B970AF">
        <w:rPr>
          <w:rFonts w:ascii="Univers CE 45 Light" w:hAnsi="Univers CE 45 Light"/>
          <w:sz w:val="19"/>
          <w:szCs w:val="19"/>
        </w:rPr>
        <w:t xml:space="preserve"> file for image/texture support.</w:t>
      </w:r>
    </w:p>
    <w:p w:rsidR="00B970AF" w:rsidRPr="00E474A2" w:rsidRDefault="00B970AF" w:rsidP="00B970AF">
      <w:pPr>
        <w:ind w:left="709" w:right="34"/>
        <w:rPr>
          <w:rFonts w:ascii="Univers CE 45 Light" w:hAnsi="Univers CE 45 Light"/>
          <w:sz w:val="19"/>
          <w:szCs w:val="19"/>
          <w:lang w:val="fr-FR"/>
        </w:rPr>
      </w:pPr>
      <w:r w:rsidRPr="00E474A2">
        <w:rPr>
          <w:rFonts w:ascii="Univers CE 45 Light" w:hAnsi="Univers CE 45 Light"/>
          <w:sz w:val="19"/>
          <w:szCs w:val="19"/>
          <w:lang w:val="fr-FR"/>
        </w:rPr>
        <w:t xml:space="preserve">- </w:t>
      </w:r>
      <w:proofErr w:type="gramStart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[ </w:t>
      </w:r>
      <w:proofErr w:type="spellStart"/>
      <w:r w:rsidRPr="00E474A2">
        <w:rPr>
          <w:rFonts w:ascii="Univers CE 45 Light" w:hAnsi="Univers CE 45 Light"/>
          <w:sz w:val="19"/>
          <w:szCs w:val="19"/>
          <w:lang w:val="fr-FR"/>
        </w:rPr>
        <w:t>ImageMagick</w:t>
      </w:r>
      <w:proofErr w:type="spellEnd"/>
      <w:proofErr w:type="gramEnd"/>
      <w:r w:rsidRPr="00E474A2">
        <w:rPr>
          <w:rFonts w:ascii="Univers CE 45 Light" w:hAnsi="Univers CE 45 Light"/>
          <w:sz w:val="19"/>
          <w:szCs w:val="19"/>
          <w:lang w:val="fr-FR"/>
        </w:rPr>
        <w:t xml:space="preserve"> ] : http://www.imagemagick.org/script/index.php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proofErr w:type="gramStart"/>
      <w:r w:rsidRPr="00B970AF">
        <w:rPr>
          <w:rFonts w:ascii="Univers CE 45 Light" w:hAnsi="Univers CE 45 Light"/>
          <w:sz w:val="19"/>
          <w:szCs w:val="19"/>
        </w:rPr>
        <w:t>=&gt; image/texture support.</w:t>
      </w:r>
      <w:proofErr w:type="gramEnd"/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>=&gt; don't forget to install the SDK with headers C++ files (on Windows the installer asks for it, but on Linux I don't remember, I think it's OK)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t xml:space="preserve">-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 xml:space="preserve">[ </w:t>
      </w:r>
      <w:proofErr w:type="spellStart"/>
      <w:r w:rsidRPr="00B970AF">
        <w:rPr>
          <w:rFonts w:ascii="Univers CE 45 Light" w:hAnsi="Univers CE 45 Light"/>
          <w:sz w:val="19"/>
          <w:szCs w:val="19"/>
        </w:rPr>
        <w:t>Qwt</w:t>
      </w:r>
      <w:proofErr w:type="spellEnd"/>
      <w:proofErr w:type="gramEnd"/>
      <w:r w:rsidRPr="00B970AF">
        <w:rPr>
          <w:rFonts w:ascii="Univers CE 45 Light" w:hAnsi="Univers CE 45 Light"/>
          <w:sz w:val="19"/>
          <w:szCs w:val="19"/>
        </w:rPr>
        <w:t xml:space="preserve"> ] : http://qwt.sourceforge.net/</w:t>
      </w:r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r w:rsidRPr="00B970AF">
        <w:rPr>
          <w:rFonts w:ascii="Univers CE 45 Light" w:hAnsi="Univers CE 45 Light"/>
          <w:sz w:val="19"/>
          <w:szCs w:val="19"/>
        </w:rPr>
        <w:lastRenderedPageBreak/>
        <w:t xml:space="preserve">=&gt; </w:t>
      </w:r>
      <w:proofErr w:type="gramStart"/>
      <w:r w:rsidRPr="00B970AF">
        <w:rPr>
          <w:rFonts w:ascii="Univers CE 45 Light" w:hAnsi="Univers CE 45 Light"/>
          <w:sz w:val="19"/>
          <w:szCs w:val="19"/>
        </w:rPr>
        <w:t>plots</w:t>
      </w:r>
      <w:proofErr w:type="gramEnd"/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  <w:bookmarkStart w:id="6" w:name="_GoBack"/>
      <w:bookmarkEnd w:id="6"/>
    </w:p>
    <w:p w:rsidR="00B970AF" w:rsidRPr="00B970AF" w:rsidRDefault="00B970AF" w:rsidP="00B970AF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Default="00B970AF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Default="00B970AF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Default="00B970AF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B970AF" w:rsidRDefault="00B970AF" w:rsidP="00A7171D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E37548" w:rsidRPr="00DB7C62" w:rsidRDefault="00DB7C62" w:rsidP="00B970AF">
      <w:pPr>
        <w:pStyle w:val="Citationintense"/>
        <w:numPr>
          <w:ilvl w:val="0"/>
          <w:numId w:val="23"/>
        </w:numPr>
      </w:pPr>
      <w:r>
        <w:t>About this document</w:t>
      </w:r>
    </w:p>
    <w:p w:rsidR="00E37548" w:rsidRPr="00E37548" w:rsidRDefault="00E37548" w:rsidP="00E37548">
      <w:pPr>
        <w:ind w:left="709"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This example show the usage of a GPU producer used to generate a simple sphere.</w:t>
      </w:r>
    </w:p>
    <w:p w:rsidR="00E37548" w:rsidRPr="00E37548" w:rsidRDefault="00E37548" w:rsidP="00E37548">
      <w:pPr>
        <w:ind w:left="709"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 xml:space="preserve">The main themes related to volume rendering </w:t>
      </w:r>
      <w:proofErr w:type="gramStart"/>
      <w:r w:rsidRPr="00E37548">
        <w:rPr>
          <w:rFonts w:ascii="Univers CE 45 Light" w:hAnsi="Univers CE 45 Light"/>
          <w:sz w:val="19"/>
          <w:szCs w:val="19"/>
        </w:rPr>
        <w:t>are :</w:t>
      </w:r>
      <w:proofErr w:type="gramEnd"/>
    </w:p>
    <w:p w:rsidR="00E37548" w:rsidRPr="00E37548" w:rsidRDefault="00E37548" w:rsidP="00E37548">
      <w:pPr>
        <w:pStyle w:val="Paragraphedeliste"/>
        <w:numPr>
          <w:ilvl w:val="0"/>
          <w:numId w:val="9"/>
        </w:numPr>
        <w:ind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procedural geometry</w:t>
      </w:r>
    </w:p>
    <w:p w:rsidR="00E37548" w:rsidRPr="00E37548" w:rsidRDefault="00E37548" w:rsidP="00E37548">
      <w:pPr>
        <w:pStyle w:val="Paragraphedeliste"/>
        <w:numPr>
          <w:ilvl w:val="0"/>
          <w:numId w:val="9"/>
        </w:numPr>
        <w:ind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color alpha-</w:t>
      </w:r>
      <w:proofErr w:type="spellStart"/>
      <w:r w:rsidRPr="00E37548">
        <w:rPr>
          <w:rFonts w:ascii="Univers CE 45 Light" w:hAnsi="Univers CE 45 Light"/>
          <w:sz w:val="19"/>
          <w:szCs w:val="19"/>
        </w:rPr>
        <w:t>premultiplication</w:t>
      </w:r>
      <w:proofErr w:type="spellEnd"/>
      <w:r w:rsidRPr="00E37548">
        <w:rPr>
          <w:rFonts w:ascii="Univers CE 45 Light" w:hAnsi="Univers CE 45 Light"/>
          <w:sz w:val="19"/>
          <w:szCs w:val="19"/>
        </w:rPr>
        <w:t xml:space="preserve"> (to avoid color bleeding)</w:t>
      </w:r>
    </w:p>
    <w:p w:rsidR="00E37548" w:rsidRDefault="00E37548" w:rsidP="00E37548">
      <w:pPr>
        <w:pStyle w:val="Paragraphedeliste"/>
        <w:numPr>
          <w:ilvl w:val="0"/>
          <w:numId w:val="9"/>
        </w:numPr>
        <w:ind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shading model (lambert illumination model)</w:t>
      </w:r>
    </w:p>
    <w:p w:rsidR="008F761A" w:rsidRPr="008F761A" w:rsidRDefault="008F761A" w:rsidP="008F761A">
      <w:pPr>
        <w:ind w:right="34"/>
        <w:rPr>
          <w:rFonts w:ascii="Univers CE 45 Light" w:hAnsi="Univers CE 45 Light"/>
          <w:sz w:val="19"/>
          <w:szCs w:val="19"/>
        </w:rPr>
      </w:pPr>
    </w:p>
    <w:p w:rsidR="008F761A" w:rsidRDefault="008F761A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br w:type="page"/>
      </w:r>
    </w:p>
    <w:p w:rsidR="008F761A" w:rsidRPr="00251B2A" w:rsidRDefault="008F761A" w:rsidP="008F761A">
      <w:pPr>
        <w:pStyle w:val="Titre"/>
        <w:numPr>
          <w:ilvl w:val="0"/>
          <w:numId w:val="22"/>
        </w:numPr>
      </w:pPr>
      <w:r w:rsidRPr="00251B2A">
        <w:lastRenderedPageBreak/>
        <w:t>In</w:t>
      </w:r>
      <w:r w:rsidR="00427B63">
        <w:t xml:space="preserve">stalling </w:t>
      </w:r>
      <w:proofErr w:type="spellStart"/>
      <w:r w:rsidR="00427B63">
        <w:t>GigaSpace</w:t>
      </w:r>
      <w:proofErr w:type="spellEnd"/>
      <w:r w:rsidR="00427B63">
        <w:t xml:space="preserve"> Development tools</w:t>
      </w:r>
    </w:p>
    <w:p w:rsidR="008F761A" w:rsidRPr="004060F4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This is a sample document for the INRIA R</w:t>
      </w:r>
      <w:r>
        <w:rPr>
          <w:rFonts w:ascii="Univers CE 45 Light" w:hAnsi="Univers CE 45 Light"/>
          <w:sz w:val="19"/>
          <w:szCs w:val="19"/>
        </w:rPr>
        <w:t>T</w:t>
      </w:r>
      <w:r w:rsidRPr="004060F4">
        <w:rPr>
          <w:rFonts w:ascii="Univers CE 45 Light" w:hAnsi="Univers CE 45 Light"/>
          <w:sz w:val="19"/>
          <w:szCs w:val="19"/>
        </w:rPr>
        <w:t xml:space="preserve"> Word model. Page headers/footers are automatically updated with the information you fill in the File/Properties/Summary (</w:t>
      </w:r>
      <w:proofErr w:type="spellStart"/>
      <w:r w:rsidRPr="004060F4">
        <w:rPr>
          <w:rFonts w:ascii="Univers CE 45 Light" w:hAnsi="Univers CE 45 Light"/>
          <w:sz w:val="19"/>
          <w:szCs w:val="19"/>
        </w:rPr>
        <w:t>Fichier</w:t>
      </w:r>
      <w:proofErr w:type="spellEnd"/>
      <w:r w:rsidRPr="004060F4">
        <w:rPr>
          <w:rFonts w:ascii="Univers CE 45 Light" w:hAnsi="Univers CE 45 Light"/>
          <w:sz w:val="19"/>
          <w:szCs w:val="19"/>
        </w:rPr>
        <w:t>/</w:t>
      </w:r>
      <w:proofErr w:type="spellStart"/>
      <w:r w:rsidRPr="004060F4">
        <w:rPr>
          <w:rFonts w:ascii="Univers CE 45 Light" w:hAnsi="Univers CE 45 Light"/>
          <w:sz w:val="19"/>
          <w:szCs w:val="19"/>
        </w:rPr>
        <w:t>Propriétés</w:t>
      </w:r>
      <w:proofErr w:type="spellEnd"/>
      <w:r w:rsidRPr="004060F4">
        <w:rPr>
          <w:rFonts w:ascii="Univers CE 45 Light" w:hAnsi="Univers CE 45 Light"/>
          <w:sz w:val="19"/>
          <w:szCs w:val="19"/>
        </w:rPr>
        <w:t>/Résumé) box. Mandatory fields are Title and Author.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 xml:space="preserve">Use automatic references for sections, tables and figures. </w:t>
      </w:r>
      <w:proofErr w:type="spellStart"/>
      <w:r w:rsidRPr="00963B0F">
        <w:rPr>
          <w:rFonts w:ascii="Univers CE 45 Light" w:hAnsi="Univers CE 45 Light"/>
          <w:sz w:val="19"/>
          <w:szCs w:val="19"/>
          <w:lang w:val="fr-FR"/>
        </w:rPr>
        <w:t>Refer</w:t>
      </w:r>
      <w:proofErr w:type="spellEnd"/>
      <w:r w:rsidRPr="00963B0F">
        <w:rPr>
          <w:rFonts w:ascii="Univers CE 45 Light" w:hAnsi="Univers CE 45 Light"/>
          <w:sz w:val="19"/>
          <w:szCs w:val="19"/>
          <w:lang w:val="fr-FR"/>
        </w:rPr>
        <w:t xml:space="preserve"> to section </w:t>
      </w:r>
      <w:r>
        <w:fldChar w:fldCharType="begin"/>
      </w:r>
      <w:r w:rsidRPr="00963B0F">
        <w:rPr>
          <w:lang w:val="fr-FR"/>
        </w:rPr>
        <w:instrText xml:space="preserve"> REF _Ref50270664 \r \h  \* MERGEFORMAT </w:instrText>
      </w:r>
      <w:r>
        <w:fldChar w:fldCharType="separate"/>
      </w:r>
      <w:r w:rsidR="002F2B49">
        <w:rPr>
          <w:b/>
          <w:bCs/>
          <w:lang w:val="fr-FR"/>
        </w:rPr>
        <w:t>Erreur ! Source du renvoi introuvable.</w:t>
      </w:r>
      <w:r>
        <w:fldChar w:fldCharType="end"/>
      </w:r>
      <w:r w:rsidRPr="00963B0F">
        <w:rPr>
          <w:rFonts w:ascii="Univers CE 45 Light" w:hAnsi="Univers CE 45 Light"/>
          <w:sz w:val="19"/>
          <w:szCs w:val="19"/>
          <w:lang w:val="fr-FR"/>
        </w:rPr>
        <w:t xml:space="preserve"> </w:t>
      </w:r>
      <w:proofErr w:type="gramStart"/>
      <w:r w:rsidRPr="004060F4">
        <w:rPr>
          <w:rFonts w:ascii="Univers CE 45 Light" w:hAnsi="Univers CE 45 Light"/>
          <w:sz w:val="19"/>
          <w:szCs w:val="19"/>
        </w:rPr>
        <w:t>for</w:t>
      </w:r>
      <w:proofErr w:type="gramEnd"/>
      <w:r w:rsidRPr="004060F4">
        <w:rPr>
          <w:rFonts w:ascii="Univers CE 45 Light" w:hAnsi="Univers CE 45 Light"/>
          <w:sz w:val="19"/>
          <w:szCs w:val="19"/>
        </w:rPr>
        <w:t xml:space="preserve"> reference examples.</w:t>
      </w:r>
    </w:p>
    <w:p w:rsidR="008F761A" w:rsidRPr="00251B2A" w:rsidRDefault="008F761A" w:rsidP="00B970AF">
      <w:pPr>
        <w:pStyle w:val="Citationintense"/>
        <w:numPr>
          <w:ilvl w:val="0"/>
          <w:numId w:val="24"/>
        </w:numPr>
      </w:pPr>
      <w:r>
        <w:t>System Requirements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proofErr w:type="gramStart"/>
      <w:r w:rsidRPr="00E37548">
        <w:rPr>
          <w:rFonts w:ascii="Univers CE 45 Light" w:hAnsi="Univers CE 45 Light"/>
          <w:sz w:val="19"/>
          <w:szCs w:val="19"/>
        </w:rPr>
        <w:t>show</w:t>
      </w:r>
      <w:proofErr w:type="gramEnd"/>
      <w:r w:rsidRPr="00E37548">
        <w:rPr>
          <w:rFonts w:ascii="Univers CE 45 Light" w:hAnsi="Univers CE 45 Light"/>
          <w:sz w:val="19"/>
          <w:szCs w:val="19"/>
        </w:rPr>
        <w:t xml:space="preserve"> the usage of a GPU producer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proofErr w:type="spellStart"/>
      <w:r w:rsidRPr="008D32A8">
        <w:rPr>
          <w:rFonts w:ascii="Univers CE 45 Light" w:hAnsi="Univers CE 45 Light"/>
          <w:sz w:val="19"/>
          <w:szCs w:val="19"/>
        </w:rPr>
        <w:t>GvIRenderer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= interface are prefixed with I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proofErr w:type="spellStart"/>
      <w:proofErr w:type="gramStart"/>
      <w:r>
        <w:rPr>
          <w:rFonts w:ascii="Univers CE 45 Light" w:hAnsi="Univers CE 45 Light"/>
          <w:sz w:val="19"/>
          <w:szCs w:val="19"/>
        </w:rPr>
        <w:t>int</w:t>
      </w:r>
      <w:proofErr w:type="spellEnd"/>
      <w:proofErr w:type="gramEnd"/>
      <w:r>
        <w:rPr>
          <w:rFonts w:ascii="Univers CE 45 Light" w:hAnsi="Univers CE 45 Light"/>
          <w:sz w:val="19"/>
          <w:szCs w:val="19"/>
        </w:rPr>
        <w:t xml:space="preserve"> </w:t>
      </w:r>
      <w:proofErr w:type="spellStart"/>
      <w:r>
        <w:rPr>
          <w:rFonts w:ascii="Univers CE 45 Light" w:hAnsi="Univers CE 45 Light"/>
          <w:sz w:val="19"/>
          <w:szCs w:val="19"/>
        </w:rPr>
        <w:t>pLevel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= function parameters are prefixed with “</w:t>
      </w:r>
      <w:proofErr w:type="spellStart"/>
      <w:r>
        <w:rPr>
          <w:rFonts w:ascii="Univers CE 45 Light" w:hAnsi="Univers CE 45 Light"/>
          <w:sz w:val="19"/>
          <w:szCs w:val="19"/>
        </w:rPr>
        <w:t>p”standing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for “parameter”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proofErr w:type="spellStart"/>
      <w:proofErr w:type="gramStart"/>
      <w:r>
        <w:rPr>
          <w:rFonts w:ascii="Univers CE 45 Light" w:hAnsi="Univers CE 45 Light"/>
          <w:sz w:val="19"/>
          <w:szCs w:val="19"/>
        </w:rPr>
        <w:t>int</w:t>
      </w:r>
      <w:proofErr w:type="spellEnd"/>
      <w:proofErr w:type="gramEnd"/>
      <w:r>
        <w:rPr>
          <w:rFonts w:ascii="Univers CE 45 Light" w:hAnsi="Univers CE 45 Light"/>
          <w:sz w:val="19"/>
          <w:szCs w:val="19"/>
        </w:rPr>
        <w:t xml:space="preserve"> level : local parameters are left unchanged.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proofErr w:type="spellStart"/>
      <w:proofErr w:type="gramStart"/>
      <w:r>
        <w:rPr>
          <w:rFonts w:ascii="Univers CE 45 Light" w:hAnsi="Univers CE 45 Light"/>
          <w:sz w:val="19"/>
          <w:szCs w:val="19"/>
        </w:rPr>
        <w:t>int</w:t>
      </w:r>
      <w:proofErr w:type="spellEnd"/>
      <w:proofErr w:type="gramEnd"/>
      <w:r>
        <w:rPr>
          <w:rFonts w:ascii="Univers CE 45 Light" w:hAnsi="Univers CE 45 Light"/>
          <w:sz w:val="19"/>
          <w:szCs w:val="19"/>
        </w:rPr>
        <w:t xml:space="preserve"> </w:t>
      </w:r>
      <w:proofErr w:type="spellStart"/>
      <w:r>
        <w:rPr>
          <w:rFonts w:ascii="Univers CE 45 Light" w:hAnsi="Univers CE 45 Light"/>
          <w:sz w:val="19"/>
          <w:szCs w:val="19"/>
        </w:rPr>
        <w:t>pLevel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= template parameters are prefixed with “</w:t>
      </w:r>
      <w:proofErr w:type="spellStart"/>
      <w:r>
        <w:rPr>
          <w:rFonts w:ascii="Univers CE 45 Light" w:hAnsi="Univers CE 45 Light"/>
          <w:sz w:val="19"/>
          <w:szCs w:val="19"/>
        </w:rPr>
        <w:t>T”standing</w:t>
      </w:r>
      <w:proofErr w:type="spellEnd"/>
      <w:r>
        <w:rPr>
          <w:rFonts w:ascii="Univers CE 45 Light" w:hAnsi="Univers CE 45 Light"/>
          <w:sz w:val="19"/>
          <w:szCs w:val="19"/>
        </w:rPr>
        <w:t xml:space="preserve"> for “template”</w:t>
      </w:r>
    </w:p>
    <w:p w:rsidR="008F761A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8F761A" w:rsidRPr="00DB7C62" w:rsidRDefault="008F761A" w:rsidP="00B970AF">
      <w:pPr>
        <w:pStyle w:val="Citationintense"/>
        <w:numPr>
          <w:ilvl w:val="0"/>
          <w:numId w:val="24"/>
        </w:numPr>
      </w:pPr>
      <w:r>
        <w:t>About this document</w:t>
      </w:r>
    </w:p>
    <w:p w:rsidR="008F761A" w:rsidRPr="00E37548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This example show the usage of a GPU producer used to generate a simple sphere.</w:t>
      </w:r>
    </w:p>
    <w:p w:rsidR="008F761A" w:rsidRPr="00E37548" w:rsidRDefault="008F761A" w:rsidP="008F761A">
      <w:pPr>
        <w:ind w:left="709"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 xml:space="preserve">The main themes related to volume rendering </w:t>
      </w:r>
      <w:proofErr w:type="gramStart"/>
      <w:r w:rsidRPr="00E37548">
        <w:rPr>
          <w:rFonts w:ascii="Univers CE 45 Light" w:hAnsi="Univers CE 45 Light"/>
          <w:sz w:val="19"/>
          <w:szCs w:val="19"/>
        </w:rPr>
        <w:t>are :</w:t>
      </w:r>
      <w:proofErr w:type="gramEnd"/>
    </w:p>
    <w:p w:rsidR="008F761A" w:rsidRPr="00E37548" w:rsidRDefault="008F761A" w:rsidP="008F761A">
      <w:pPr>
        <w:pStyle w:val="Paragraphedeliste"/>
        <w:numPr>
          <w:ilvl w:val="0"/>
          <w:numId w:val="9"/>
        </w:numPr>
        <w:ind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procedural geometry</w:t>
      </w:r>
    </w:p>
    <w:p w:rsidR="008F761A" w:rsidRPr="00E37548" w:rsidRDefault="008F761A" w:rsidP="008F761A">
      <w:pPr>
        <w:pStyle w:val="Paragraphedeliste"/>
        <w:numPr>
          <w:ilvl w:val="0"/>
          <w:numId w:val="9"/>
        </w:numPr>
        <w:ind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color alpha-</w:t>
      </w:r>
      <w:proofErr w:type="spellStart"/>
      <w:r w:rsidRPr="00E37548">
        <w:rPr>
          <w:rFonts w:ascii="Univers CE 45 Light" w:hAnsi="Univers CE 45 Light"/>
          <w:sz w:val="19"/>
          <w:szCs w:val="19"/>
        </w:rPr>
        <w:t>premultiplication</w:t>
      </w:r>
      <w:proofErr w:type="spellEnd"/>
      <w:r w:rsidRPr="00E37548">
        <w:rPr>
          <w:rFonts w:ascii="Univers CE 45 Light" w:hAnsi="Univers CE 45 Light"/>
          <w:sz w:val="19"/>
          <w:szCs w:val="19"/>
        </w:rPr>
        <w:t xml:space="preserve"> (to avoid color bleeding)</w:t>
      </w:r>
    </w:p>
    <w:p w:rsidR="008F761A" w:rsidRDefault="008F761A" w:rsidP="008F761A">
      <w:pPr>
        <w:pStyle w:val="Paragraphedeliste"/>
        <w:numPr>
          <w:ilvl w:val="0"/>
          <w:numId w:val="9"/>
        </w:numPr>
        <w:ind w:right="34"/>
        <w:rPr>
          <w:rFonts w:ascii="Univers CE 45 Light" w:hAnsi="Univers CE 45 Light"/>
          <w:sz w:val="19"/>
          <w:szCs w:val="19"/>
        </w:rPr>
      </w:pPr>
      <w:r w:rsidRPr="00E37548">
        <w:rPr>
          <w:rFonts w:ascii="Univers CE 45 Light" w:hAnsi="Univers CE 45 Light"/>
          <w:sz w:val="19"/>
          <w:szCs w:val="19"/>
        </w:rPr>
        <w:t>shading model (lambert illumination model)</w:t>
      </w:r>
    </w:p>
    <w:p w:rsidR="008F761A" w:rsidRPr="008F761A" w:rsidRDefault="008F761A" w:rsidP="008F761A">
      <w:pPr>
        <w:ind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8F761A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br w:type="page"/>
      </w:r>
    </w:p>
    <w:p w:rsidR="005A4E93" w:rsidRDefault="005A4E93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DB7C62" w:rsidRDefault="00DB7C62">
      <w:pPr>
        <w:spacing w:after="200" w:line="276" w:lineRule="auto"/>
        <w:jc w:val="left"/>
        <w:rPr>
          <w:rFonts w:ascii="Univers CE 45 Light" w:eastAsiaTheme="majorEastAsia" w:hAnsi="Univers CE 45 Light" w:cstheme="majorBidi"/>
          <w:b/>
          <w:bCs/>
          <w:sz w:val="27"/>
          <w:szCs w:val="27"/>
        </w:rPr>
      </w:pPr>
      <w:bookmarkStart w:id="7" w:name="_Ref496302621"/>
      <w:bookmarkStart w:id="8" w:name="_Toc318708373"/>
      <w:bookmarkStart w:id="9" w:name="_Toc344997390"/>
      <w:bookmarkEnd w:id="2"/>
      <w:r>
        <w:br w:type="page"/>
      </w:r>
    </w:p>
    <w:p w:rsidR="00670B71" w:rsidRPr="004060F4" w:rsidRDefault="00670B71" w:rsidP="00FA3AD9">
      <w:pPr>
        <w:pStyle w:val="Titre1"/>
      </w:pPr>
      <w:r w:rsidRPr="004060F4">
        <w:lastRenderedPageBreak/>
        <w:t>Conclusion</w:t>
      </w:r>
      <w:bookmarkEnd w:id="3"/>
      <w:bookmarkEnd w:id="7"/>
      <w:bookmarkEnd w:id="8"/>
      <w:bookmarkEnd w:id="9"/>
    </w:p>
    <w:p w:rsidR="00670B71" w:rsidRPr="004060F4" w:rsidRDefault="00670B71" w:rsidP="00237983">
      <w:pPr>
        <w:ind w:left="709" w:right="34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Reference updates are not always automatic, and you may have to force a refresh. To do so, select the whole document (</w:t>
      </w:r>
      <w:proofErr w:type="spellStart"/>
      <w:r w:rsidRPr="004060F4">
        <w:rPr>
          <w:rFonts w:ascii="Univers CE 45 Light" w:hAnsi="Univers CE 45 Light"/>
          <w:sz w:val="19"/>
          <w:szCs w:val="19"/>
        </w:rPr>
        <w:t>Ctrl+A</w:t>
      </w:r>
      <w:proofErr w:type="spellEnd"/>
      <w:r w:rsidRPr="004060F4">
        <w:rPr>
          <w:rFonts w:ascii="Univers CE 45 Light" w:hAnsi="Univers CE 45 Light"/>
          <w:sz w:val="19"/>
          <w:szCs w:val="19"/>
        </w:rPr>
        <w:t>) and press F9 (or find the equivalent in the menu). Printing the document also usually refresh all fields (including header/footer).</w:t>
      </w:r>
    </w:p>
    <w:p w:rsidR="00670B71" w:rsidRPr="004060F4" w:rsidRDefault="00670B71" w:rsidP="00237983">
      <w:pPr>
        <w:ind w:left="709" w:right="34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 xml:space="preserve">If you need help about this Word model, you can contact </w:t>
      </w:r>
      <w:r w:rsidR="00D561C0">
        <w:rPr>
          <w:rFonts w:ascii="Univers CE 45 Light" w:hAnsi="Univers CE 45 Light"/>
          <w:sz w:val="19"/>
          <w:szCs w:val="19"/>
        </w:rPr>
        <w:t>anne.bres@inria.fr</w:t>
      </w:r>
      <w:r w:rsidRPr="004060F4">
        <w:rPr>
          <w:rFonts w:ascii="Univers CE 45 Light" w:hAnsi="Univers CE 45 Light"/>
          <w:sz w:val="19"/>
          <w:szCs w:val="19"/>
        </w:rPr>
        <w:t>.</w:t>
      </w:r>
    </w:p>
    <w:p w:rsidR="002C7BD7" w:rsidRDefault="002C7BD7" w:rsidP="00FA3AD9">
      <w:pPr>
        <w:pStyle w:val="Titre1"/>
        <w:sectPr w:rsidR="002C7BD7" w:rsidSect="00D561C0">
          <w:headerReference w:type="even" r:id="rId23"/>
          <w:footerReference w:type="even" r:id="rId24"/>
          <w:footerReference w:type="default" r:id="rId25"/>
          <w:pgSz w:w="11906" w:h="16838"/>
          <w:pgMar w:top="238" w:right="1133" w:bottom="244" w:left="426" w:header="567" w:footer="850" w:gutter="0"/>
          <w:cols w:space="708"/>
          <w:docGrid w:linePitch="360"/>
        </w:sectPr>
      </w:pPr>
      <w:bookmarkStart w:id="10" w:name="_Ref50270910"/>
      <w:bookmarkStart w:id="11" w:name="_Toc318708374"/>
      <w:bookmarkEnd w:id="4"/>
    </w:p>
    <w:p w:rsidR="00670B71" w:rsidRPr="004060F4" w:rsidRDefault="00670B71" w:rsidP="00FA3AD9">
      <w:pPr>
        <w:pStyle w:val="Titre1"/>
      </w:pPr>
      <w:bookmarkStart w:id="12" w:name="_Toc344997391"/>
      <w:r w:rsidRPr="004060F4">
        <w:lastRenderedPageBreak/>
        <w:t>Bibliography</w:t>
      </w:r>
      <w:bookmarkEnd w:id="10"/>
      <w:bookmarkEnd w:id="11"/>
      <w:bookmarkEnd w:id="12"/>
    </w:p>
    <w:p w:rsidR="00670B71" w:rsidRPr="004060F4" w:rsidRDefault="00670B71" w:rsidP="004060F4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bookmarkStart w:id="13" w:name="Biblio_1"/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bookmarkEnd w:id="13"/>
      <w:r w:rsidRPr="004060F4">
        <w:rPr>
          <w:rFonts w:ascii="Univers CE 45 Light" w:hAnsi="Univers CE 45 Light"/>
          <w:sz w:val="19"/>
          <w:szCs w:val="19"/>
        </w:rPr>
        <w:t xml:space="preserve">] Authors – Title – </w:t>
      </w:r>
      <w:r w:rsidRPr="004060F4">
        <w:rPr>
          <w:rFonts w:ascii="Univers CE 45 Light" w:hAnsi="Univers CE 45 Light"/>
          <w:i/>
          <w:sz w:val="19"/>
          <w:szCs w:val="19"/>
        </w:rPr>
        <w:t>Proceedings of …</w:t>
      </w:r>
      <w:r w:rsidRPr="004060F4">
        <w:rPr>
          <w:rFonts w:ascii="Univers CE 45 Light" w:hAnsi="Univers CE 45 Light"/>
          <w:sz w:val="19"/>
          <w:szCs w:val="19"/>
        </w:rPr>
        <w:t>, March 2003.</w:t>
      </w:r>
    </w:p>
    <w:p w:rsidR="0068423A" w:rsidRDefault="00670B71" w:rsidP="004060F4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bookmarkStart w:id="14" w:name="Biblio_INRIA_RR"/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bookmarkEnd w:id="14"/>
      <w:r w:rsidRPr="004060F4">
        <w:rPr>
          <w:rFonts w:ascii="Univers CE 45 Light" w:hAnsi="Univers CE 45 Light"/>
          <w:sz w:val="19"/>
          <w:szCs w:val="19"/>
        </w:rPr>
        <w:t xml:space="preserve">] Authors – Title2 – </w:t>
      </w:r>
      <w:r w:rsidRPr="004060F4">
        <w:rPr>
          <w:rFonts w:ascii="Univers CE 45 Light" w:hAnsi="Univers CE 45 Light"/>
          <w:i/>
          <w:sz w:val="19"/>
          <w:szCs w:val="19"/>
        </w:rPr>
        <w:t>INRIA Research Report n°</w:t>
      </w:r>
      <w:proofErr w:type="gramStart"/>
      <w:r w:rsidRPr="004060F4">
        <w:rPr>
          <w:rFonts w:ascii="Univers CE 45 Light" w:hAnsi="Univers CE 45 Light"/>
          <w:i/>
          <w:sz w:val="19"/>
          <w:szCs w:val="19"/>
        </w:rPr>
        <w:t>????</w:t>
      </w:r>
      <w:r w:rsidR="002D75BF" w:rsidRPr="004060F4">
        <w:rPr>
          <w:rFonts w:ascii="Univers CE 45 Light" w:hAnsi="Univers CE 45 Light"/>
          <w:sz w:val="19"/>
          <w:szCs w:val="19"/>
        </w:rPr>
        <w:t>,</w:t>
      </w:r>
      <w:proofErr w:type="gramEnd"/>
      <w:r w:rsidR="002D75BF" w:rsidRPr="004060F4">
        <w:rPr>
          <w:rFonts w:ascii="Univers CE 45 Light" w:hAnsi="Univers CE 45 Light"/>
          <w:sz w:val="19"/>
          <w:szCs w:val="19"/>
        </w:rPr>
        <w:t xml:space="preserve"> 20</w:t>
      </w:r>
    </w:p>
    <w:p w:rsidR="0069216D" w:rsidRDefault="0069216D" w:rsidP="0069216D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>
        <w:rPr>
          <w:rFonts w:ascii="Univers CE 45 Light" w:hAnsi="Univers CE 45 Light"/>
          <w:sz w:val="19"/>
          <w:szCs w:val="19"/>
        </w:rPr>
        <w:t xml:space="preserve"> </w:t>
      </w:r>
      <w:r w:rsidRPr="0069216D">
        <w:rPr>
          <w:rFonts w:ascii="Univers CE 45 Light" w:hAnsi="Univers CE 45 Light"/>
          <w:sz w:val="19"/>
          <w:szCs w:val="19"/>
        </w:rPr>
        <w:t xml:space="preserve">Andrei </w:t>
      </w:r>
      <w:proofErr w:type="spellStart"/>
      <w:r w:rsidRPr="0069216D">
        <w:rPr>
          <w:rFonts w:ascii="Univers CE 45 Light" w:hAnsi="Univers CE 45 Light"/>
          <w:sz w:val="19"/>
          <w:szCs w:val="19"/>
        </w:rPr>
        <w:t>Alexandrescu</w:t>
      </w:r>
      <w:proofErr w:type="spellEnd"/>
      <w:r w:rsidRPr="0069216D">
        <w:rPr>
          <w:rFonts w:ascii="Univers CE 45 Light" w:hAnsi="Univers CE 45 Light"/>
          <w:sz w:val="19"/>
          <w:szCs w:val="19"/>
        </w:rPr>
        <w:t xml:space="preserve"> – Modern C++ Design: Generic Programming and Design Patterns Applied</w:t>
      </w:r>
      <w:r w:rsidRPr="004060F4">
        <w:rPr>
          <w:rFonts w:ascii="Univers CE 45 Light" w:hAnsi="Univers CE 45 Light"/>
          <w:sz w:val="19"/>
          <w:szCs w:val="19"/>
        </w:rPr>
        <w:t xml:space="preserve"> – </w:t>
      </w:r>
      <w:r>
        <w:rPr>
          <w:rFonts w:ascii="Univers CE 45 Light" w:hAnsi="Univers CE 45 Light"/>
          <w:i/>
          <w:sz w:val="19"/>
          <w:szCs w:val="19"/>
        </w:rPr>
        <w:t>Book (</w:t>
      </w:r>
      <w:r w:rsidRPr="0069216D">
        <w:rPr>
          <w:rFonts w:ascii="Univers CE 45 Light" w:hAnsi="Univers CE 45 Light"/>
          <w:i/>
          <w:sz w:val="19"/>
          <w:szCs w:val="19"/>
        </w:rPr>
        <w:t>Addison Wesley</w:t>
      </w:r>
      <w:r>
        <w:rPr>
          <w:rFonts w:ascii="Univers CE 45 Light" w:hAnsi="Univers CE 45 Light"/>
          <w:i/>
          <w:sz w:val="19"/>
          <w:szCs w:val="19"/>
        </w:rPr>
        <w:t>)</w:t>
      </w:r>
      <w:r w:rsidRPr="004060F4">
        <w:rPr>
          <w:rFonts w:ascii="Univers CE 45 Light" w:hAnsi="Univers CE 45 Light"/>
          <w:sz w:val="19"/>
          <w:szCs w:val="19"/>
        </w:rPr>
        <w:t>, 20</w:t>
      </w:r>
      <w:r>
        <w:rPr>
          <w:rFonts w:ascii="Univers CE 45 Light" w:hAnsi="Univers CE 45 Light"/>
          <w:sz w:val="19"/>
          <w:szCs w:val="19"/>
        </w:rPr>
        <w:t>01</w:t>
      </w:r>
    </w:p>
    <w:p w:rsidR="003729EE" w:rsidRDefault="003729EE" w:rsidP="003729EE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>
        <w:rPr>
          <w:rFonts w:ascii="Univers CE 45 Light" w:hAnsi="Univers CE 45 Light"/>
          <w:sz w:val="19"/>
          <w:szCs w:val="19"/>
        </w:rPr>
        <w:t xml:space="preserve"> </w:t>
      </w:r>
      <w:r w:rsidRPr="003729EE">
        <w:rPr>
          <w:rFonts w:ascii="Univers CE 45 Light" w:hAnsi="Univers CE 45 Light"/>
          <w:sz w:val="19"/>
          <w:szCs w:val="19"/>
        </w:rPr>
        <w:t xml:space="preserve">Tomas </w:t>
      </w:r>
      <w:proofErr w:type="spellStart"/>
      <w:r w:rsidRPr="003729EE">
        <w:rPr>
          <w:rFonts w:ascii="Univers CE 45 Light" w:hAnsi="Univers CE 45 Light"/>
          <w:sz w:val="19"/>
          <w:szCs w:val="19"/>
        </w:rPr>
        <w:t>Akenine</w:t>
      </w:r>
      <w:proofErr w:type="spellEnd"/>
      <w:r w:rsidRPr="003729EE">
        <w:rPr>
          <w:rFonts w:ascii="Univers CE 45 Light" w:hAnsi="Univers CE 45 Light"/>
          <w:sz w:val="19"/>
          <w:szCs w:val="19"/>
        </w:rPr>
        <w:t>-Moller, Eric Haines</w:t>
      </w:r>
      <w:r>
        <w:rPr>
          <w:rFonts w:ascii="Univers CE 45 Light" w:hAnsi="Univers CE 45 Light"/>
          <w:sz w:val="19"/>
          <w:szCs w:val="19"/>
        </w:rPr>
        <w:t>,</w:t>
      </w:r>
      <w:r w:rsidRPr="003729EE">
        <w:rPr>
          <w:rFonts w:ascii="Univers CE 45 Light" w:hAnsi="Univers CE 45 Light"/>
          <w:sz w:val="19"/>
          <w:szCs w:val="19"/>
        </w:rPr>
        <w:t xml:space="preserve"> </w:t>
      </w:r>
      <w:proofErr w:type="spellStart"/>
      <w:r w:rsidRPr="003729EE">
        <w:rPr>
          <w:rFonts w:ascii="Univers CE 45 Light" w:hAnsi="Univers CE 45 Light"/>
          <w:sz w:val="19"/>
          <w:szCs w:val="19"/>
        </w:rPr>
        <w:t>Naty</w:t>
      </w:r>
      <w:proofErr w:type="spellEnd"/>
      <w:r w:rsidRPr="003729EE">
        <w:rPr>
          <w:rFonts w:ascii="Univers CE 45 Light" w:hAnsi="Univers CE 45 Light"/>
          <w:sz w:val="19"/>
          <w:szCs w:val="19"/>
        </w:rPr>
        <w:t xml:space="preserve"> Hoffman</w:t>
      </w:r>
      <w:r w:rsidRPr="0069216D">
        <w:rPr>
          <w:rFonts w:ascii="Univers CE 45 Light" w:hAnsi="Univers CE 45 Light"/>
          <w:sz w:val="19"/>
          <w:szCs w:val="19"/>
        </w:rPr>
        <w:t xml:space="preserve"> – </w:t>
      </w:r>
      <w:r w:rsidRPr="003729EE">
        <w:rPr>
          <w:rFonts w:ascii="Univers CE 45 Light" w:hAnsi="Univers CE 45 Light"/>
          <w:sz w:val="19"/>
          <w:szCs w:val="19"/>
        </w:rPr>
        <w:t>Real-Time Rendering</w:t>
      </w:r>
      <w:r>
        <w:rPr>
          <w:rFonts w:ascii="Univers CE 45 Light" w:hAnsi="Univers CE 45 Light"/>
          <w:sz w:val="19"/>
          <w:szCs w:val="19"/>
        </w:rPr>
        <w:t xml:space="preserve"> (Third Edition)</w:t>
      </w:r>
      <w:r w:rsidRPr="004060F4">
        <w:rPr>
          <w:rFonts w:ascii="Univers CE 45 Light" w:hAnsi="Univers CE 45 Light"/>
          <w:sz w:val="19"/>
          <w:szCs w:val="19"/>
        </w:rPr>
        <w:t xml:space="preserve"> – </w:t>
      </w:r>
      <w:r>
        <w:rPr>
          <w:rFonts w:ascii="Univers CE 45 Light" w:hAnsi="Univers CE 45 Light"/>
          <w:i/>
          <w:sz w:val="19"/>
          <w:szCs w:val="19"/>
        </w:rPr>
        <w:t>Book (</w:t>
      </w:r>
      <w:r w:rsidRPr="003729EE">
        <w:rPr>
          <w:rFonts w:ascii="Univers CE 45 Light" w:hAnsi="Univers CE 45 Light"/>
          <w:i/>
          <w:sz w:val="19"/>
          <w:szCs w:val="19"/>
        </w:rPr>
        <w:t>A K Peters</w:t>
      </w:r>
      <w:r>
        <w:rPr>
          <w:rFonts w:ascii="Univers CE 45 Light" w:hAnsi="Univers CE 45 Light"/>
          <w:i/>
          <w:sz w:val="19"/>
          <w:szCs w:val="19"/>
        </w:rPr>
        <w:t>)</w:t>
      </w:r>
      <w:r w:rsidRPr="004060F4">
        <w:rPr>
          <w:rFonts w:ascii="Univers CE 45 Light" w:hAnsi="Univers CE 45 Light"/>
          <w:sz w:val="19"/>
          <w:szCs w:val="19"/>
        </w:rPr>
        <w:t>, 20</w:t>
      </w:r>
      <w:r>
        <w:rPr>
          <w:rFonts w:ascii="Univers CE 45 Light" w:hAnsi="Univers CE 45 Light"/>
          <w:sz w:val="19"/>
          <w:szCs w:val="19"/>
        </w:rPr>
        <w:t>08</w:t>
      </w:r>
    </w:p>
    <w:p w:rsidR="00C0150B" w:rsidRDefault="00C0150B" w:rsidP="00C0150B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>
        <w:rPr>
          <w:rFonts w:ascii="Univers CE 45 Light" w:hAnsi="Univers CE 45 Light"/>
          <w:sz w:val="19"/>
          <w:szCs w:val="19"/>
        </w:rPr>
        <w:t xml:space="preserve"> Richard Wright</w:t>
      </w:r>
      <w:r w:rsidRPr="00C0150B">
        <w:rPr>
          <w:rFonts w:ascii="Univers CE 45 Light" w:hAnsi="Univers CE 45 Light"/>
          <w:sz w:val="19"/>
          <w:szCs w:val="19"/>
        </w:rPr>
        <w:t xml:space="preserve">, Nicholas </w:t>
      </w:r>
      <w:proofErr w:type="spellStart"/>
      <w:r w:rsidRPr="00C0150B">
        <w:rPr>
          <w:rFonts w:ascii="Univers CE 45 Light" w:hAnsi="Univers CE 45 Light"/>
          <w:sz w:val="19"/>
          <w:szCs w:val="19"/>
        </w:rPr>
        <w:t>Haemel</w:t>
      </w:r>
      <w:proofErr w:type="spellEnd"/>
      <w:r>
        <w:rPr>
          <w:rFonts w:ascii="Univers CE 45 Light" w:hAnsi="Univers CE 45 Light"/>
          <w:sz w:val="19"/>
          <w:szCs w:val="19"/>
        </w:rPr>
        <w:t>, Graham M. Sellers</w:t>
      </w:r>
      <w:r w:rsidRPr="00C0150B">
        <w:rPr>
          <w:rFonts w:ascii="Univers CE 45 Light" w:hAnsi="Univers CE 45 Light"/>
          <w:sz w:val="19"/>
          <w:szCs w:val="19"/>
        </w:rPr>
        <w:t xml:space="preserve">, Benjamin </w:t>
      </w:r>
      <w:proofErr w:type="spellStart"/>
      <w:r w:rsidRPr="00C0150B">
        <w:rPr>
          <w:rFonts w:ascii="Univers CE 45 Light" w:hAnsi="Univers CE 45 Light"/>
          <w:sz w:val="19"/>
          <w:szCs w:val="19"/>
        </w:rPr>
        <w:t>Lipchak</w:t>
      </w:r>
      <w:proofErr w:type="spellEnd"/>
      <w:r w:rsidRPr="0069216D">
        <w:rPr>
          <w:rFonts w:ascii="Univers CE 45 Light" w:hAnsi="Univers CE 45 Light"/>
          <w:sz w:val="19"/>
          <w:szCs w:val="19"/>
        </w:rPr>
        <w:t xml:space="preserve"> – </w:t>
      </w:r>
      <w:r w:rsidRPr="00C0150B">
        <w:rPr>
          <w:rFonts w:ascii="Univers CE 45 Light" w:hAnsi="Univers CE 45 Light"/>
          <w:sz w:val="19"/>
          <w:szCs w:val="19"/>
        </w:rPr>
        <w:t xml:space="preserve">OpenGL </w:t>
      </w:r>
      <w:proofErr w:type="spellStart"/>
      <w:r w:rsidRPr="00C0150B">
        <w:rPr>
          <w:rFonts w:ascii="Univers CE 45 Light" w:hAnsi="Univers CE 45 Light"/>
          <w:sz w:val="19"/>
          <w:szCs w:val="19"/>
        </w:rPr>
        <w:t>SuperBible</w:t>
      </w:r>
      <w:proofErr w:type="spellEnd"/>
      <w:r w:rsidRPr="00C0150B">
        <w:rPr>
          <w:rFonts w:ascii="Univers CE 45 Light" w:hAnsi="Univers CE 45 Light"/>
          <w:sz w:val="19"/>
          <w:szCs w:val="19"/>
        </w:rPr>
        <w:t>: Comprehensive Tutorial and Reference (Fifth Edition)</w:t>
      </w:r>
      <w:r w:rsidRPr="004060F4">
        <w:rPr>
          <w:rFonts w:ascii="Univers CE 45 Light" w:hAnsi="Univers CE 45 Light"/>
          <w:sz w:val="19"/>
          <w:szCs w:val="19"/>
        </w:rPr>
        <w:t xml:space="preserve"> – </w:t>
      </w:r>
      <w:r>
        <w:rPr>
          <w:rFonts w:ascii="Univers CE 45 Light" w:hAnsi="Univers CE 45 Light"/>
          <w:i/>
          <w:sz w:val="19"/>
          <w:szCs w:val="19"/>
        </w:rPr>
        <w:t>Book (</w:t>
      </w:r>
      <w:r w:rsidRPr="0069216D">
        <w:rPr>
          <w:rFonts w:ascii="Univers CE 45 Light" w:hAnsi="Univers CE 45 Light"/>
          <w:i/>
          <w:sz w:val="19"/>
          <w:szCs w:val="19"/>
        </w:rPr>
        <w:t>Addison Wesley</w:t>
      </w:r>
      <w:r>
        <w:rPr>
          <w:rFonts w:ascii="Univers CE 45 Light" w:hAnsi="Univers CE 45 Light"/>
          <w:i/>
          <w:sz w:val="19"/>
          <w:szCs w:val="19"/>
        </w:rPr>
        <w:t>)</w:t>
      </w:r>
      <w:r w:rsidRPr="004060F4">
        <w:rPr>
          <w:rFonts w:ascii="Univers CE 45 Light" w:hAnsi="Univers CE 45 Light"/>
          <w:sz w:val="19"/>
          <w:szCs w:val="19"/>
        </w:rPr>
        <w:t>, 20</w:t>
      </w:r>
      <w:r>
        <w:rPr>
          <w:rFonts w:ascii="Univers CE 45 Light" w:hAnsi="Univers CE 45 Light"/>
          <w:sz w:val="19"/>
          <w:szCs w:val="19"/>
        </w:rPr>
        <w:t>10</w:t>
      </w:r>
    </w:p>
    <w:p w:rsidR="00DF6EC7" w:rsidRDefault="00DF6EC7" w:rsidP="00DF6EC7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  <w:lang w:val="fr-FR"/>
        </w:rPr>
      </w:pPr>
      <w:r w:rsidRPr="00BC3A3D">
        <w:rPr>
          <w:rFonts w:ascii="Univers CE 45 Light" w:hAnsi="Univers CE 45 Light"/>
          <w:sz w:val="19"/>
          <w:szCs w:val="19"/>
          <w:lang w:val="fr-FR"/>
        </w:rPr>
        <w:t>[</w:t>
      </w:r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BC3A3D">
        <w:rPr>
          <w:rFonts w:ascii="Univers CE 45 Light" w:hAnsi="Univers CE 45 Light"/>
          <w:sz w:val="19"/>
          <w:szCs w:val="19"/>
          <w:lang w:val="fr-FR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r w:rsidRPr="00BC3A3D">
        <w:rPr>
          <w:rFonts w:ascii="Univers CE 45 Light" w:hAnsi="Univers CE 45 Light"/>
          <w:sz w:val="19"/>
          <w:szCs w:val="19"/>
          <w:lang w:val="fr-FR"/>
        </w:rPr>
        <w:t xml:space="preserve">] Pascal </w:t>
      </w:r>
      <w:proofErr w:type="spellStart"/>
      <w:r w:rsidRPr="00BC3A3D">
        <w:rPr>
          <w:rFonts w:ascii="Univers CE 45 Light" w:hAnsi="Univers CE 45 Light"/>
          <w:sz w:val="19"/>
          <w:szCs w:val="19"/>
          <w:lang w:val="fr-FR"/>
        </w:rPr>
        <w:t>Guehl</w:t>
      </w:r>
      <w:proofErr w:type="spellEnd"/>
      <w:r w:rsidRPr="00BC3A3D">
        <w:rPr>
          <w:rFonts w:ascii="Univers CE 45 Light" w:hAnsi="Univers CE 45 Light"/>
          <w:sz w:val="19"/>
          <w:szCs w:val="19"/>
          <w:lang w:val="fr-FR"/>
        </w:rPr>
        <w:t xml:space="preserve">, Fabrice </w:t>
      </w:r>
      <w:proofErr w:type="spellStart"/>
      <w:r w:rsidRPr="00BC3A3D">
        <w:rPr>
          <w:rFonts w:ascii="Univers CE 45 Light" w:hAnsi="Univers CE 45 Light"/>
          <w:sz w:val="19"/>
          <w:szCs w:val="19"/>
          <w:lang w:val="fr-FR"/>
        </w:rPr>
        <w:t>Neyret</w:t>
      </w:r>
      <w:proofErr w:type="spellEnd"/>
      <w:r w:rsidR="00BC3A3D" w:rsidRPr="00BC3A3D">
        <w:rPr>
          <w:rFonts w:ascii="Univers CE 45 Light" w:hAnsi="Univers CE 45 Light"/>
          <w:sz w:val="19"/>
          <w:szCs w:val="19"/>
          <w:lang w:val="fr-FR"/>
        </w:rPr>
        <w:t xml:space="preserve"> – </w:t>
      </w:r>
      <w:hyperlink r:id="rId26" w:history="1">
        <w:proofErr w:type="spellStart"/>
        <w:r w:rsidR="00BC3A3D" w:rsidRPr="00BC3A3D">
          <w:rPr>
            <w:rStyle w:val="Lienhypertexte"/>
            <w:rFonts w:ascii="Univers CE 45 Light" w:hAnsi="Univers CE 45 Light"/>
            <w:sz w:val="19"/>
            <w:szCs w:val="19"/>
            <w:lang w:val="fr-FR"/>
          </w:rPr>
          <w:t>GigaVoxels</w:t>
        </w:r>
        <w:proofErr w:type="spellEnd"/>
        <w:r w:rsidR="00BC3A3D" w:rsidRPr="00BC3A3D">
          <w:rPr>
            <w:rStyle w:val="Lienhypertexte"/>
            <w:rFonts w:ascii="Univers CE 45 Light" w:hAnsi="Univers CE 45 Light"/>
            <w:sz w:val="19"/>
            <w:szCs w:val="19"/>
            <w:lang w:val="fr-FR"/>
          </w:rPr>
          <w:t>, librairie et kit de développement sur GPU pour l'exploration temps-réel et visuellement réaliste d'immenses scènes détaillées à base de SVO</w:t>
        </w:r>
      </w:hyperlink>
      <w:r w:rsidRPr="00BC3A3D">
        <w:rPr>
          <w:rFonts w:ascii="Univers CE 45 Light" w:hAnsi="Univers CE 45 Light"/>
          <w:sz w:val="19"/>
          <w:szCs w:val="19"/>
          <w:lang w:val="fr-FR"/>
        </w:rPr>
        <w:t xml:space="preserve"> – </w:t>
      </w:r>
      <w:r w:rsidR="00BC3A3D">
        <w:rPr>
          <w:rFonts w:ascii="Univers CE 45 Light" w:hAnsi="Univers CE 45 Light"/>
          <w:i/>
          <w:sz w:val="19"/>
          <w:szCs w:val="19"/>
          <w:lang w:val="fr-FR"/>
        </w:rPr>
        <w:t xml:space="preserve">AFIG, Journées </w:t>
      </w:r>
      <w:r w:rsidR="00BC3A3D" w:rsidRPr="00BC3A3D">
        <w:rPr>
          <w:rFonts w:ascii="Univers CE 45 Light" w:hAnsi="Univers CE 45 Light"/>
          <w:i/>
          <w:sz w:val="19"/>
          <w:szCs w:val="19"/>
          <w:lang w:val="fr-FR"/>
        </w:rPr>
        <w:t>de l'Association Française d'Informatique Graphique</w:t>
      </w:r>
      <w:r w:rsidRPr="00BC3A3D">
        <w:rPr>
          <w:rFonts w:ascii="Univers CE 45 Light" w:hAnsi="Univers CE 45 Light"/>
          <w:sz w:val="19"/>
          <w:szCs w:val="19"/>
          <w:lang w:val="fr-FR"/>
        </w:rPr>
        <w:t xml:space="preserve">, </w:t>
      </w:r>
      <w:r w:rsidR="00AF3D39">
        <w:rPr>
          <w:rFonts w:ascii="Univers CE 45 Light" w:hAnsi="Univers CE 45 Light"/>
          <w:sz w:val="19"/>
          <w:szCs w:val="19"/>
          <w:lang w:val="fr-FR"/>
        </w:rPr>
        <w:t xml:space="preserve">Calais, France, </w:t>
      </w:r>
      <w:r w:rsidRPr="00BC3A3D">
        <w:rPr>
          <w:rFonts w:ascii="Univers CE 45 Light" w:hAnsi="Univers CE 45 Light"/>
          <w:sz w:val="19"/>
          <w:szCs w:val="19"/>
          <w:lang w:val="fr-FR"/>
        </w:rPr>
        <w:t>20</w:t>
      </w:r>
      <w:r w:rsidR="00BC3A3D">
        <w:rPr>
          <w:rFonts w:ascii="Univers CE 45 Light" w:hAnsi="Univers CE 45 Light"/>
          <w:sz w:val="19"/>
          <w:szCs w:val="19"/>
          <w:lang w:val="fr-FR"/>
        </w:rPr>
        <w:t>12</w:t>
      </w:r>
    </w:p>
    <w:p w:rsidR="00DF6EC7" w:rsidRDefault="00DF6EC7" w:rsidP="00DF6EC7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 w:rsidR="00682F74">
        <w:rPr>
          <w:rFonts w:ascii="Univers CE 45 Light" w:hAnsi="Univers CE 45 Light"/>
          <w:sz w:val="19"/>
          <w:szCs w:val="19"/>
        </w:rPr>
        <w:t xml:space="preserve"> </w:t>
      </w:r>
      <w:r w:rsidR="00AF3D39">
        <w:rPr>
          <w:rFonts w:ascii="Univers CE 45 Light" w:hAnsi="Univers CE 45 Light"/>
          <w:sz w:val="19"/>
          <w:szCs w:val="19"/>
        </w:rPr>
        <w:t>Pascal</w:t>
      </w:r>
      <w:r w:rsidR="00682F74" w:rsidRPr="00682F74">
        <w:rPr>
          <w:rFonts w:ascii="Univers CE 45 Light" w:hAnsi="Univers CE 45 Light"/>
          <w:sz w:val="19"/>
          <w:szCs w:val="19"/>
        </w:rPr>
        <w:t xml:space="preserve"> </w:t>
      </w:r>
      <w:proofErr w:type="spellStart"/>
      <w:r w:rsidR="00AF3D39">
        <w:rPr>
          <w:rFonts w:ascii="Univers CE 45 Light" w:hAnsi="Univers CE 45 Light"/>
          <w:sz w:val="19"/>
          <w:szCs w:val="19"/>
        </w:rPr>
        <w:t>Guehl</w:t>
      </w:r>
      <w:proofErr w:type="spellEnd"/>
      <w:r w:rsidR="00AF3D39">
        <w:rPr>
          <w:rFonts w:ascii="Univers CE 45 Light" w:hAnsi="Univers CE 45 Light"/>
          <w:sz w:val="19"/>
          <w:szCs w:val="19"/>
        </w:rPr>
        <w:t xml:space="preserve">, </w:t>
      </w:r>
      <w:proofErr w:type="spellStart"/>
      <w:r w:rsidR="00AF3D39">
        <w:rPr>
          <w:rFonts w:ascii="Univers CE 45 Light" w:hAnsi="Univers CE 45 Light"/>
          <w:sz w:val="19"/>
          <w:szCs w:val="19"/>
        </w:rPr>
        <w:t>Fabrice</w:t>
      </w:r>
      <w:proofErr w:type="spellEnd"/>
      <w:r w:rsidR="00AF3D39">
        <w:rPr>
          <w:rFonts w:ascii="Univers CE 45 Light" w:hAnsi="Univers CE 45 Light"/>
          <w:sz w:val="19"/>
          <w:szCs w:val="19"/>
        </w:rPr>
        <w:t xml:space="preserve"> </w:t>
      </w:r>
      <w:proofErr w:type="spellStart"/>
      <w:r w:rsidR="00AF3D39">
        <w:rPr>
          <w:rFonts w:ascii="Univers CE 45 Light" w:hAnsi="Univers CE 45 Light"/>
          <w:sz w:val="19"/>
          <w:szCs w:val="19"/>
        </w:rPr>
        <w:t>Neyret</w:t>
      </w:r>
      <w:proofErr w:type="spellEnd"/>
      <w:r w:rsidRPr="0069216D">
        <w:rPr>
          <w:rFonts w:ascii="Univers CE 45 Light" w:hAnsi="Univers CE 45 Light"/>
          <w:sz w:val="19"/>
          <w:szCs w:val="19"/>
        </w:rPr>
        <w:t xml:space="preserve"> – </w:t>
      </w:r>
      <w:proofErr w:type="spellStart"/>
      <w:r w:rsidR="00AF3D39" w:rsidRPr="00AF3D39">
        <w:rPr>
          <w:rFonts w:ascii="Univers CE 45 Light" w:hAnsi="Univers CE 45 Light"/>
          <w:sz w:val="19"/>
          <w:szCs w:val="19"/>
        </w:rPr>
        <w:t>GigaVoxels</w:t>
      </w:r>
      <w:proofErr w:type="spellEnd"/>
      <w:r w:rsidR="00AF3D39" w:rsidRPr="00AF3D39">
        <w:rPr>
          <w:rFonts w:ascii="Univers CE 45 Light" w:hAnsi="Univers CE 45 Light"/>
          <w:sz w:val="19"/>
          <w:szCs w:val="19"/>
        </w:rPr>
        <w:t>, Real-time Voxel-based Library to Re</w:t>
      </w:r>
      <w:r w:rsidR="00AF3D39">
        <w:rPr>
          <w:rFonts w:ascii="Univers CE 45 Light" w:hAnsi="Univers CE 45 Light"/>
          <w:sz w:val="19"/>
          <w:szCs w:val="19"/>
        </w:rPr>
        <w:t>nder Large and Detailed Objects</w:t>
      </w:r>
      <w:r w:rsidRPr="004060F4">
        <w:rPr>
          <w:rFonts w:ascii="Univers CE 45 Light" w:hAnsi="Univers CE 45 Light"/>
          <w:sz w:val="19"/>
          <w:szCs w:val="19"/>
        </w:rPr>
        <w:t xml:space="preserve"> – </w:t>
      </w:r>
      <w:r w:rsidR="00AF3D39">
        <w:rPr>
          <w:rFonts w:ascii="Univers CE 45 Light" w:hAnsi="Univers CE 45 Light"/>
          <w:i/>
          <w:sz w:val="19"/>
          <w:szCs w:val="19"/>
        </w:rPr>
        <w:t>GTC NVidia (GPU Technology Conference</w:t>
      </w:r>
      <w:r>
        <w:rPr>
          <w:rFonts w:ascii="Univers CE 45 Light" w:hAnsi="Univers CE 45 Light"/>
          <w:i/>
          <w:sz w:val="19"/>
          <w:szCs w:val="19"/>
        </w:rPr>
        <w:t>)</w:t>
      </w:r>
      <w:r w:rsidRPr="004060F4">
        <w:rPr>
          <w:rFonts w:ascii="Univers CE 45 Light" w:hAnsi="Univers CE 45 Light"/>
          <w:sz w:val="19"/>
          <w:szCs w:val="19"/>
        </w:rPr>
        <w:t xml:space="preserve">, </w:t>
      </w:r>
      <w:r w:rsidR="00AF3D39">
        <w:rPr>
          <w:rFonts w:ascii="Univers CE 45 Light" w:hAnsi="Univers CE 45 Light"/>
          <w:sz w:val="19"/>
          <w:szCs w:val="19"/>
        </w:rPr>
        <w:t xml:space="preserve">San Jose, California, </w:t>
      </w:r>
      <w:r w:rsidRPr="004060F4">
        <w:rPr>
          <w:rFonts w:ascii="Univers CE 45 Light" w:hAnsi="Univers CE 45 Light"/>
          <w:sz w:val="19"/>
          <w:szCs w:val="19"/>
        </w:rPr>
        <w:t>20</w:t>
      </w:r>
      <w:r>
        <w:rPr>
          <w:rFonts w:ascii="Univers CE 45 Light" w:hAnsi="Univers CE 45 Light"/>
          <w:sz w:val="19"/>
          <w:szCs w:val="19"/>
        </w:rPr>
        <w:t>1</w:t>
      </w:r>
      <w:r w:rsidR="00AF3D39">
        <w:rPr>
          <w:rFonts w:ascii="Univers CE 45 Light" w:hAnsi="Univers CE 45 Light"/>
          <w:sz w:val="19"/>
          <w:szCs w:val="19"/>
        </w:rPr>
        <w:t>3</w:t>
      </w:r>
    </w:p>
    <w:p w:rsidR="00AF3D39" w:rsidRDefault="00AF3D39" w:rsidP="00AF3D39">
      <w:pPr>
        <w:pStyle w:val="CitationBiblio"/>
        <w:spacing w:before="0"/>
        <w:ind w:left="927" w:right="34" w:hanging="360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="00DC4486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DC4486"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>
        <w:rPr>
          <w:rFonts w:ascii="Univers CE 45 Light" w:hAnsi="Univers CE 45 Light"/>
          <w:sz w:val="19"/>
          <w:szCs w:val="19"/>
        </w:rPr>
        <w:t xml:space="preserve"> </w:t>
      </w:r>
      <w:r w:rsidRPr="00682F74">
        <w:rPr>
          <w:rFonts w:ascii="Univers CE 45 Light" w:hAnsi="Univers CE 45 Light"/>
          <w:sz w:val="19"/>
          <w:szCs w:val="19"/>
        </w:rPr>
        <w:t>Mike Ba</w:t>
      </w:r>
      <w:r>
        <w:rPr>
          <w:rFonts w:ascii="Univers CE 45 Light" w:hAnsi="Univers CE 45 Light"/>
          <w:sz w:val="19"/>
          <w:szCs w:val="19"/>
        </w:rPr>
        <w:t>iley, Steve Cunningham</w:t>
      </w:r>
      <w:r w:rsidRPr="0069216D">
        <w:rPr>
          <w:rFonts w:ascii="Univers CE 45 Light" w:hAnsi="Univers CE 45 Light"/>
          <w:sz w:val="19"/>
          <w:szCs w:val="19"/>
        </w:rPr>
        <w:t xml:space="preserve"> – </w:t>
      </w:r>
      <w:r w:rsidRPr="00682F74">
        <w:rPr>
          <w:rFonts w:ascii="Univers CE 45 Light" w:hAnsi="Univers CE 45 Light"/>
          <w:sz w:val="19"/>
          <w:szCs w:val="19"/>
        </w:rPr>
        <w:t xml:space="preserve">Graphics </w:t>
      </w:r>
      <w:proofErr w:type="spellStart"/>
      <w:r w:rsidRPr="00682F74">
        <w:rPr>
          <w:rFonts w:ascii="Univers CE 45 Light" w:hAnsi="Univers CE 45 Light"/>
          <w:sz w:val="19"/>
          <w:szCs w:val="19"/>
        </w:rPr>
        <w:t>Shaders</w:t>
      </w:r>
      <w:proofErr w:type="spellEnd"/>
      <w:r w:rsidRPr="00682F74">
        <w:rPr>
          <w:rFonts w:ascii="Univers CE 45 Light" w:hAnsi="Univers CE 45 Light"/>
          <w:sz w:val="19"/>
          <w:szCs w:val="19"/>
        </w:rPr>
        <w:t>: Theory and Practice</w:t>
      </w:r>
      <w:r w:rsidRPr="00C0150B">
        <w:rPr>
          <w:rFonts w:ascii="Univers CE 45 Light" w:hAnsi="Univers CE 45 Light"/>
          <w:sz w:val="19"/>
          <w:szCs w:val="19"/>
        </w:rPr>
        <w:t xml:space="preserve"> (</w:t>
      </w:r>
      <w:r>
        <w:rPr>
          <w:rFonts w:ascii="Univers CE 45 Light" w:hAnsi="Univers CE 45 Light"/>
          <w:sz w:val="19"/>
          <w:szCs w:val="19"/>
        </w:rPr>
        <w:t>Second</w:t>
      </w:r>
      <w:r w:rsidRPr="00C0150B">
        <w:rPr>
          <w:rFonts w:ascii="Univers CE 45 Light" w:hAnsi="Univers CE 45 Light"/>
          <w:sz w:val="19"/>
          <w:szCs w:val="19"/>
        </w:rPr>
        <w:t xml:space="preserve"> Edition)</w:t>
      </w:r>
      <w:r w:rsidRPr="004060F4">
        <w:rPr>
          <w:rFonts w:ascii="Univers CE 45 Light" w:hAnsi="Univers CE 45 Light"/>
          <w:sz w:val="19"/>
          <w:szCs w:val="19"/>
        </w:rPr>
        <w:t xml:space="preserve"> – </w:t>
      </w:r>
      <w:r>
        <w:rPr>
          <w:rFonts w:ascii="Univers CE 45 Light" w:hAnsi="Univers CE 45 Light"/>
          <w:i/>
          <w:sz w:val="19"/>
          <w:szCs w:val="19"/>
        </w:rPr>
        <w:t>Book (</w:t>
      </w:r>
      <w:r w:rsidRPr="003729EE">
        <w:rPr>
          <w:rFonts w:ascii="Univers CE 45 Light" w:hAnsi="Univers CE 45 Light"/>
          <w:i/>
          <w:sz w:val="19"/>
          <w:szCs w:val="19"/>
        </w:rPr>
        <w:t>A K Peters</w:t>
      </w:r>
      <w:r>
        <w:rPr>
          <w:rFonts w:ascii="Univers CE 45 Light" w:hAnsi="Univers CE 45 Light"/>
          <w:i/>
          <w:sz w:val="19"/>
          <w:szCs w:val="19"/>
        </w:rPr>
        <w:t>)</w:t>
      </w:r>
      <w:r w:rsidRPr="004060F4">
        <w:rPr>
          <w:rFonts w:ascii="Univers CE 45 Light" w:hAnsi="Univers CE 45 Light"/>
          <w:sz w:val="19"/>
          <w:szCs w:val="19"/>
        </w:rPr>
        <w:t>, 20</w:t>
      </w:r>
      <w:r>
        <w:rPr>
          <w:rFonts w:ascii="Univers CE 45 Light" w:hAnsi="Univers CE 45 Light"/>
          <w:sz w:val="19"/>
          <w:szCs w:val="19"/>
        </w:rPr>
        <w:t>11</w:t>
      </w:r>
    </w:p>
    <w:p w:rsidR="00AF3D39" w:rsidRPr="00DF6EC7" w:rsidRDefault="00AF3D39" w:rsidP="00AF3D39">
      <w:pPr>
        <w:rPr>
          <w:lang w:eastAsia="fr-FR"/>
        </w:rPr>
      </w:pPr>
    </w:p>
    <w:p w:rsidR="00DF6EC7" w:rsidRPr="00DF6EC7" w:rsidRDefault="00DF6EC7" w:rsidP="00DF6EC7">
      <w:pPr>
        <w:rPr>
          <w:lang w:eastAsia="fr-FR"/>
        </w:rPr>
      </w:pPr>
    </w:p>
    <w:p w:rsidR="00C0150B" w:rsidRPr="00C0150B" w:rsidRDefault="00C0150B" w:rsidP="00C0150B">
      <w:pPr>
        <w:rPr>
          <w:lang w:eastAsia="fr-FR"/>
        </w:rPr>
      </w:pPr>
    </w:p>
    <w:p w:rsidR="003729EE" w:rsidRPr="003729EE" w:rsidRDefault="003729EE" w:rsidP="003729EE">
      <w:pPr>
        <w:rPr>
          <w:lang w:eastAsia="fr-FR"/>
        </w:rPr>
      </w:pPr>
    </w:p>
    <w:p w:rsidR="0069216D" w:rsidRPr="0069216D" w:rsidRDefault="0069216D" w:rsidP="0069216D">
      <w:pPr>
        <w:rPr>
          <w:lang w:eastAsia="fr-FR"/>
        </w:rPr>
      </w:pPr>
    </w:p>
    <w:p w:rsidR="0069216D" w:rsidRPr="0069216D" w:rsidRDefault="0069216D" w:rsidP="0069216D">
      <w:pPr>
        <w:rPr>
          <w:lang w:eastAsia="fr-FR"/>
        </w:rPr>
      </w:pPr>
    </w:p>
    <w:p w:rsidR="006E377D" w:rsidRPr="00094771" w:rsidRDefault="006E377D" w:rsidP="006E377D">
      <w:pPr>
        <w:rPr>
          <w:rFonts w:ascii="Univers CE 45 Light" w:hAnsi="Univers CE 45 Light"/>
          <w:sz w:val="19"/>
          <w:szCs w:val="19"/>
          <w:lang w:eastAsia="fr-FR"/>
        </w:rPr>
      </w:pPr>
    </w:p>
    <w:p w:rsidR="006E377D" w:rsidRPr="00094771" w:rsidRDefault="006E377D" w:rsidP="006E377D">
      <w:pPr>
        <w:rPr>
          <w:rFonts w:ascii="Univers CE 45 Light" w:hAnsi="Univers CE 45 Light"/>
          <w:sz w:val="19"/>
          <w:szCs w:val="19"/>
          <w:lang w:eastAsia="fr-FR"/>
        </w:rPr>
        <w:sectPr w:rsidR="006E377D" w:rsidRPr="00094771" w:rsidSect="00693550">
          <w:pgSz w:w="11906" w:h="16838" w:code="9"/>
          <w:pgMar w:top="238" w:right="1134" w:bottom="244" w:left="249" w:header="284" w:footer="851" w:gutter="0"/>
          <w:cols w:space="708"/>
          <w:docGrid w:linePitch="360"/>
        </w:sectPr>
      </w:pPr>
    </w:p>
    <w:p w:rsidR="00670B71" w:rsidRPr="00094771" w:rsidRDefault="002C7BD7" w:rsidP="002D75BF">
      <w:pPr>
        <w:pStyle w:val="CitationBiblio"/>
        <w:spacing w:before="0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noProof/>
          <w:snapToGrid/>
          <w:sz w:val="19"/>
          <w:szCs w:val="19"/>
          <w:lang w:val="fr-FR"/>
        </w:rPr>
        <w:lastRenderedPageBreak/>
        <w:drawing>
          <wp:anchor distT="0" distB="0" distL="114300" distR="114300" simplePos="0" relativeHeight="251663359" behindDoc="1" locked="1" layoutInCell="1" allowOverlap="1" wp14:anchorId="3B97A501" wp14:editId="43A1E18B">
            <wp:simplePos x="0" y="0"/>
            <wp:positionH relativeFrom="page">
              <wp:posOffset>12700</wp:posOffset>
            </wp:positionH>
            <wp:positionV relativeFrom="page">
              <wp:posOffset>19050</wp:posOffset>
            </wp:positionV>
            <wp:extent cx="7555230" cy="10687050"/>
            <wp:effectExtent l="19050" t="0" r="7620" b="0"/>
            <wp:wrapNone/>
            <wp:docPr id="7" name="Image 6" descr="Cr Ren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Renne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B71" w:rsidRPr="00094771" w:rsidRDefault="00670B71" w:rsidP="00670B71">
      <w:pPr>
        <w:pStyle w:val="CitationBiblio"/>
        <w:numPr>
          <w:ins w:id="15" w:author="Unknown"/>
        </w:numPr>
        <w:rPr>
          <w:rFonts w:ascii="Univers CE 45 Light" w:hAnsi="Univers CE 45 Light"/>
          <w:sz w:val="27"/>
          <w:szCs w:val="27"/>
        </w:rPr>
      </w:pPr>
      <w:r w:rsidRPr="00094771">
        <w:rPr>
          <w:rFonts w:ascii="Univers CE 45 Light" w:hAnsi="Univers CE 45 Light"/>
          <w:sz w:val="19"/>
          <w:szCs w:val="19"/>
        </w:rPr>
        <w:t xml:space="preserve"> </w:t>
      </w:r>
    </w:p>
    <w:p w:rsidR="009C16DD" w:rsidRPr="00094771" w:rsidRDefault="009D1AA0" w:rsidP="009C16DD">
      <w:pPr>
        <w:jc w:val="center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 id="Text Box 9" o:spid="_x0000_s1030" type="#_x0000_t202" style="position:absolute;left:0;text-align:left;margin-left:208.25pt;margin-top:716.65pt;width:238.1pt;height:61.05pt;z-index:25167564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" stroked="f">
            <v:textbox style="mso-next-textbox:#Text Box 9;mso-fit-shape-to-text:t">
              <w:txbxContent>
                <w:p w:rsidR="009D1AA0" w:rsidRPr="00094771" w:rsidRDefault="009D1AA0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Publisher</w:t>
                  </w:r>
                </w:p>
                <w:p w:rsidR="009D1AA0" w:rsidRPr="00094771" w:rsidRDefault="009D1AA0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proofErr w:type="spellStart"/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Inria</w:t>
                  </w:r>
                  <w:proofErr w:type="spellEnd"/>
                </w:p>
                <w:p w:rsidR="009D1AA0" w:rsidRPr="00094771" w:rsidRDefault="009D1AA0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 xml:space="preserve">Domaine de </w:t>
                  </w:r>
                  <w:proofErr w:type="spellStart"/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Voluceau</w:t>
                  </w:r>
                  <w:proofErr w:type="spellEnd"/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 xml:space="preserve"> - Rocquencourt</w:t>
                  </w:r>
                </w:p>
                <w:p w:rsidR="009D1AA0" w:rsidRPr="00094771" w:rsidRDefault="009D1AA0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BP 105 - 78153 Le Chesnay Cedex</w:t>
                  </w:r>
                </w:p>
                <w:p w:rsidR="009D1AA0" w:rsidRPr="00094771" w:rsidRDefault="009D1AA0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inria.fr</w:t>
                  </w:r>
                </w:p>
                <w:p w:rsidR="009D1AA0" w:rsidRPr="006D1F48" w:rsidRDefault="009D1AA0" w:rsidP="0090593E">
                  <w:pPr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6D1F48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ISSN 0249-6399</w:t>
                  </w:r>
                </w:p>
              </w:txbxContent>
            </v:textbox>
          </v:shape>
        </w:pict>
      </w:r>
    </w:p>
    <w:sectPr w:rsidR="009C16DD" w:rsidRPr="00094771" w:rsidSect="002C7BD7">
      <w:headerReference w:type="first" r:id="rId27"/>
      <w:pgSz w:w="11906" w:h="16838"/>
      <w:pgMar w:top="0" w:right="0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7C9" w:rsidRPr="00094771" w:rsidRDefault="007307C9" w:rsidP="00E510FF">
      <w:pPr>
        <w:rPr>
          <w:sz w:val="19"/>
          <w:szCs w:val="19"/>
        </w:rPr>
      </w:pPr>
      <w:r w:rsidRPr="00094771">
        <w:rPr>
          <w:sz w:val="19"/>
          <w:szCs w:val="19"/>
        </w:rPr>
        <w:separator/>
      </w:r>
    </w:p>
  </w:endnote>
  <w:endnote w:type="continuationSeparator" w:id="0">
    <w:p w:rsidR="007307C9" w:rsidRPr="00094771" w:rsidRDefault="007307C9" w:rsidP="00E510FF">
      <w:pPr>
        <w:rPr>
          <w:sz w:val="19"/>
          <w:szCs w:val="19"/>
        </w:rPr>
      </w:pPr>
      <w:r w:rsidRPr="00094771">
        <w:rPr>
          <w:sz w:val="19"/>
          <w:szCs w:val="19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CE 45 Light">
    <w:altName w:val="Microsoft YaHei"/>
    <w:charset w:val="00"/>
    <w:family w:val="auto"/>
    <w:pitch w:val="variable"/>
    <w:sig w:usb0="00000001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Univers LT 55">
    <w:altName w:val="Bell MT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Univers 57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LT 45 Ligh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Sa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Default="009D1AA0" w:rsidP="0014057C">
    <w:pPr>
      <w:pStyle w:val="Pieddepage"/>
      <w:jc w:val="right"/>
      <w:rPr>
        <w:rFonts w:ascii="Univers CE 45 Light" w:hAnsi="Univers CE 45 Light"/>
      </w:rPr>
    </w:pPr>
  </w:p>
  <w:p w:rsidR="009D1AA0" w:rsidRPr="0014057C" w:rsidRDefault="009D1AA0" w:rsidP="00693550">
    <w:pPr>
      <w:pStyle w:val="Pieddepage"/>
      <w:tabs>
        <w:tab w:val="left" w:pos="10206"/>
      </w:tabs>
      <w:jc w:val="right"/>
      <w:rPr>
        <w:rFonts w:ascii="Univers CE 45 Light" w:hAnsi="Univers CE 45 Ligh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Default="009D1AA0" w:rsidP="0014057C">
    <w:pPr>
      <w:pStyle w:val="Pieddepage"/>
      <w:jc w:val="right"/>
      <w:rPr>
        <w:rFonts w:ascii="Univers CE 45 Light" w:hAnsi="Univers CE 45 Light"/>
      </w:rPr>
    </w:pPr>
  </w:p>
  <w:p w:rsidR="009D1AA0" w:rsidRPr="0014057C" w:rsidRDefault="009D1AA0" w:rsidP="00693550">
    <w:pPr>
      <w:pStyle w:val="Pieddepage"/>
      <w:tabs>
        <w:tab w:val="left" w:pos="10206"/>
      </w:tabs>
      <w:jc w:val="right"/>
      <w:rPr>
        <w:rFonts w:ascii="Univers CE 45 Light" w:hAnsi="Univers CE 45 Light"/>
      </w:rPr>
    </w:pPr>
    <w:proofErr w:type="spellStart"/>
    <w:r w:rsidRPr="0014057C">
      <w:rPr>
        <w:rFonts w:ascii="Univers CE 45 Light" w:hAnsi="Univers CE 45 Light"/>
      </w:rPr>
      <w:t>Inria</w:t>
    </w:r>
    <w:proofErr w:type="spellEnd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Pr="0014057C" w:rsidRDefault="009D1AA0" w:rsidP="0014057C">
    <w:pPr>
      <w:pStyle w:val="Pieddepage"/>
      <w:ind w:left="567"/>
    </w:pPr>
    <w:r>
      <w:rPr>
        <w:rFonts w:ascii="Univers 57 Condensed" w:hAnsi="Univers 57 Condensed"/>
        <w:sz w:val="21"/>
        <w:szCs w:val="21"/>
      </w:rPr>
      <w:t xml:space="preserve">RT </w:t>
    </w:r>
    <w:r w:rsidRPr="0014057C">
      <w:rPr>
        <w:rFonts w:ascii="Univers 57 Condensed" w:hAnsi="Univers 57 Condensed"/>
        <w:sz w:val="21"/>
        <w:szCs w:val="21"/>
      </w:rPr>
      <w:t xml:space="preserve">N° </w:t>
    </w:r>
    <w:sdt>
      <w:sdtPr>
        <w:rPr>
          <w:rFonts w:ascii="Univers 57 Condensed" w:hAnsi="Univers 57 Condensed"/>
          <w:sz w:val="21"/>
          <w:szCs w:val="21"/>
        </w:rPr>
        <w:alias w:val="Numero"/>
        <w:tag w:val="N°"/>
        <w:id w:val="1652257753"/>
        <w:showingPlcHdr/>
      </w:sdtPr>
      <w:sdtContent>
        <w:r w:rsidRPr="0014057C">
          <w:rPr>
            <w:rFonts w:ascii="Univers 57 Condensed" w:hAnsi="Univers 57 Condensed"/>
            <w:sz w:val="21"/>
            <w:szCs w:val="21"/>
          </w:rPr>
          <w:t>9999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7C9" w:rsidRPr="00094771" w:rsidRDefault="007307C9" w:rsidP="00E510FF">
      <w:pPr>
        <w:rPr>
          <w:sz w:val="19"/>
          <w:szCs w:val="19"/>
        </w:rPr>
      </w:pPr>
      <w:r>
        <w:t xml:space="preserve"> </w:t>
      </w:r>
    </w:p>
  </w:footnote>
  <w:footnote w:type="continuationSeparator" w:id="0">
    <w:p w:rsidR="007307C9" w:rsidRPr="00094771" w:rsidRDefault="007307C9" w:rsidP="00E510FF">
      <w:pPr>
        <w:rPr>
          <w:sz w:val="19"/>
          <w:szCs w:val="19"/>
        </w:rPr>
      </w:pPr>
      <w:r w:rsidRPr="00094771">
        <w:rPr>
          <w:sz w:val="19"/>
          <w:szCs w:val="19"/>
        </w:rPr>
        <w:continuationSeparator/>
      </w:r>
    </w:p>
  </w:footnote>
  <w:footnote w:id="1">
    <w:p w:rsidR="009D1AA0" w:rsidRPr="008E77AC" w:rsidRDefault="009D1AA0" w:rsidP="00CB68FD">
      <w:pPr>
        <w:pStyle w:val="Notedebasdepage"/>
        <w:ind w:left="993"/>
        <w:rPr>
          <w:lang w:val="fr-FR"/>
        </w:rPr>
      </w:pPr>
      <w:r>
        <w:rPr>
          <w:rStyle w:val="Appelnotedebasdep"/>
        </w:rPr>
        <w:footnoteRef/>
      </w:r>
      <w:r w:rsidRPr="00BC28BB">
        <w:rPr>
          <w:lang w:val="fr-FR"/>
        </w:rPr>
        <w:t xml:space="preserve"> </w:t>
      </w:r>
      <w:r>
        <w:rPr>
          <w:lang w:val="fr-FR"/>
        </w:rPr>
        <w:t xml:space="preserve">Pascal </w:t>
      </w:r>
      <w:proofErr w:type="spellStart"/>
      <w:r>
        <w:rPr>
          <w:lang w:val="fr-FR"/>
        </w:rPr>
        <w:t>Guehl</w:t>
      </w:r>
      <w:proofErr w:type="spellEnd"/>
      <w:r w:rsidRPr="00BC28BB">
        <w:rPr>
          <w:lang w:val="fr-FR"/>
        </w:rPr>
        <w:t xml:space="preserve"> affiliation – </w:t>
      </w:r>
      <w:r>
        <w:rPr>
          <w:lang w:val="fr-FR"/>
        </w:rPr>
        <w:t>pascal.guehl</w:t>
      </w:r>
      <w:r w:rsidRPr="00BC28BB">
        <w:rPr>
          <w:lang w:val="fr-FR"/>
        </w:rPr>
        <w:t>@inria.fr</w:t>
      </w:r>
    </w:p>
  </w:footnote>
  <w:footnote w:id="2">
    <w:p w:rsidR="009D1AA0" w:rsidRPr="008E77AC" w:rsidRDefault="009D1AA0" w:rsidP="00CB68FD">
      <w:pPr>
        <w:pStyle w:val="Notedebasdepage"/>
        <w:ind w:left="993"/>
        <w:rPr>
          <w:lang w:val="fr-FR"/>
        </w:rPr>
      </w:pPr>
      <w:r>
        <w:rPr>
          <w:rStyle w:val="Appelnotedebasdep"/>
        </w:rPr>
        <w:footnoteRef/>
      </w:r>
      <w:r>
        <w:rPr>
          <w:lang w:val="fr-FR"/>
        </w:rPr>
        <w:t xml:space="preserve"> Fabrice </w:t>
      </w:r>
      <w:proofErr w:type="spellStart"/>
      <w:r>
        <w:rPr>
          <w:lang w:val="fr-FR"/>
        </w:rPr>
        <w:t>Neyret</w:t>
      </w:r>
      <w:proofErr w:type="spellEnd"/>
      <w:r w:rsidRPr="00BC28BB">
        <w:rPr>
          <w:lang w:val="fr-FR"/>
        </w:rPr>
        <w:t xml:space="preserve"> affiliation – </w:t>
      </w:r>
      <w:r>
        <w:rPr>
          <w:lang w:val="fr-FR"/>
        </w:rPr>
        <w:t>fabrice.neyret</w:t>
      </w:r>
      <w:r w:rsidRPr="00BC28BB">
        <w:rPr>
          <w:lang w:val="fr-FR"/>
        </w:rPr>
        <w:t>@</w:t>
      </w:r>
      <w:r>
        <w:rPr>
          <w:lang w:val="fr-FR"/>
        </w:rPr>
        <w:t>inria</w:t>
      </w:r>
      <w:r w:rsidRPr="00BC28BB">
        <w:rPr>
          <w:lang w:val="fr-FR"/>
        </w:rPr>
        <w:t>.</w:t>
      </w:r>
      <w:r>
        <w:rPr>
          <w:lang w:val="fr-FR"/>
        </w:rPr>
        <w:t>fr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Pr="00E76AF3" w:rsidRDefault="009D1AA0">
    <w:pPr>
      <w:pStyle w:val="En-tte"/>
      <w:rPr>
        <w:rFonts w:ascii="Univers CE 45 Light" w:hAnsi="Univers CE 45 Light"/>
      </w:rPr>
    </w:pPr>
  </w:p>
  <w:p w:rsidR="009D1AA0" w:rsidRDefault="009D1AA0" w:rsidP="00693550">
    <w:pPr>
      <w:tabs>
        <w:tab w:val="left" w:pos="10348"/>
      </w:tabs>
      <w:ind w:left="426"/>
      <w:jc w:val="right"/>
      <w:rPr>
        <w:rFonts w:ascii="Univers CE 45 Light" w:hAnsi="Univers CE 45 Light"/>
      </w:rPr>
    </w:pPr>
  </w:p>
  <w:p w:rsidR="009D1AA0" w:rsidRPr="005C7FD8" w:rsidRDefault="009D1AA0" w:rsidP="00693550">
    <w:pPr>
      <w:tabs>
        <w:tab w:val="left" w:pos="10348"/>
      </w:tabs>
      <w:ind w:left="426"/>
      <w:jc w:val="right"/>
      <w:rPr>
        <w:rFonts w:ascii="Univers CE 45 Light" w:hAnsi="Univers CE 45 Light"/>
      </w:rPr>
    </w:pPr>
    <w:r>
      <w:rPr>
        <w:rFonts w:ascii="Univers CE 45 Light" w:hAnsi="Univers CE 45 Light"/>
      </w:rPr>
      <w:ptab w:relativeTo="margin" w:alignment="center" w:leader="none"/>
    </w:r>
    <w:r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  <w:bCs/>
        <w:lang w:val="fr-FR"/>
      </w:rPr>
      <w:t xml:space="preserve"> </w:t>
    </w:r>
  </w:p>
  <w:p w:rsidR="009D1AA0" w:rsidRDefault="009D1AA0" w:rsidP="005C7FD8">
    <w:pPr>
      <w:jc w:val="left"/>
      <w:rPr>
        <w:rFonts w:ascii="Univers CE 45 Light" w:hAnsi="Univers CE 45 Light"/>
        <w:lang w:val="fr-FR"/>
      </w:rPr>
    </w:pPr>
  </w:p>
  <w:p w:rsidR="009D1AA0" w:rsidRPr="005C7FD8" w:rsidRDefault="009D1AA0" w:rsidP="005C7FD8">
    <w:pPr>
      <w:jc w:val="left"/>
      <w:rPr>
        <w:rFonts w:ascii="Univers CE 45 Light" w:hAnsi="Univers CE 45 Light"/>
        <w:sz w:val="1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Pr="00094771" w:rsidRDefault="009D1AA0" w:rsidP="002D75BF">
    <w:pPr>
      <w:jc w:val="left"/>
      <w:rPr>
        <w:rFonts w:ascii="Univers LT 45 Light" w:hAnsi="Univers LT 45 Light"/>
        <w:sz w:val="27"/>
        <w:szCs w:val="27"/>
      </w:rPr>
    </w:pPr>
  </w:p>
  <w:p w:rsidR="009D1AA0" w:rsidRPr="00094771" w:rsidRDefault="009D1AA0" w:rsidP="0068423A">
    <w:pPr>
      <w:pStyle w:val="En-tte"/>
      <w:rPr>
        <w:sz w:val="19"/>
        <w:szCs w:val="19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Pr="005C7FD8" w:rsidRDefault="009D1AA0" w:rsidP="0014057C">
    <w:pPr>
      <w:pStyle w:val="En-tte"/>
      <w:pBdr>
        <w:bottom w:val="single" w:sz="6" w:space="1" w:color="auto"/>
      </w:pBdr>
      <w:ind w:left="567"/>
      <w:rPr>
        <w:rFonts w:ascii="Univers CE 45 Light" w:hAnsi="Univers CE 45 Light"/>
      </w:rPr>
    </w:pPr>
    <w:sdt>
      <w:sdtPr>
        <w:rPr>
          <w:rFonts w:ascii="Univers CE 45 Light" w:hAnsi="Univers CE 45 Light"/>
        </w:rPr>
        <w:alias w:val="Titre "/>
        <w:id w:val="193030788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251B2A">
          <w:rPr>
            <w:rFonts w:ascii="Univers CE 45 Light" w:hAnsi="Univers CE 45 Light"/>
          </w:rPr>
          <w:t>GigaSpace</w:t>
        </w:r>
        <w:proofErr w:type="spellEnd"/>
        <w:r w:rsidRPr="00251B2A">
          <w:rPr>
            <w:rFonts w:ascii="Univers CE 45 Light" w:hAnsi="Univers CE 45 Light"/>
          </w:rPr>
          <w:t>, getting started guide for Microsoft Windows</w:t>
        </w:r>
      </w:sdtContent>
    </w:sdt>
    <w:r>
      <w:rPr>
        <w:rFonts w:ascii="Univers CE 45 Light" w:hAnsi="Univers CE 45 Light"/>
      </w:rPr>
      <w:t xml:space="preserve"> </w:t>
    </w:r>
    <w:r w:rsidRPr="005C7FD8">
      <w:rPr>
        <w:rFonts w:ascii="Univers CE 45 Light" w:hAnsi="Univers CE 45 Light"/>
      </w:rPr>
      <w:ptab w:relativeTo="margin" w:alignment="right" w:leader="none"/>
    </w:r>
    <w:r w:rsidRPr="005C7FD8">
      <w:rPr>
        <w:rFonts w:ascii="Univers CE 45 Light" w:hAnsi="Univers CE 45 Light"/>
      </w:rPr>
      <w:fldChar w:fldCharType="begin"/>
    </w:r>
    <w:r w:rsidRPr="005C7FD8">
      <w:rPr>
        <w:rFonts w:ascii="Univers CE 45 Light" w:hAnsi="Univers CE 45 Light"/>
      </w:rPr>
      <w:instrText xml:space="preserve"> PAGE   \* MERGEFORMAT </w:instrText>
    </w:r>
    <w:r w:rsidRPr="005C7FD8">
      <w:rPr>
        <w:rFonts w:ascii="Univers CE 45 Light" w:hAnsi="Univers CE 45 Light"/>
      </w:rPr>
      <w:fldChar w:fldCharType="separate"/>
    </w:r>
    <w:r w:rsidR="002F2B49">
      <w:rPr>
        <w:rFonts w:ascii="Univers CE 45 Light" w:hAnsi="Univers CE 45 Light"/>
        <w:noProof/>
      </w:rPr>
      <w:t>5</w:t>
    </w:r>
    <w:r w:rsidRPr="005C7FD8">
      <w:rPr>
        <w:rFonts w:ascii="Univers CE 45 Light" w:hAnsi="Univers CE 45 Light"/>
      </w:rPr>
      <w:fldChar w:fldCharType="end"/>
    </w:r>
    <w:r w:rsidRPr="005C7FD8">
      <w:rPr>
        <w:rFonts w:ascii="Univers CE 45 Light" w:hAnsi="Univers CE 45 Light"/>
      </w:rPr>
      <w:br/>
    </w:r>
  </w:p>
  <w:p w:rsidR="009D1AA0" w:rsidRPr="00094771" w:rsidRDefault="009D1AA0" w:rsidP="0068423A">
    <w:pPr>
      <w:pStyle w:val="En-tte"/>
      <w:rPr>
        <w:sz w:val="19"/>
        <w:szCs w:val="19"/>
      </w:rPr>
    </w:pPr>
  </w:p>
  <w:p w:rsidR="009D1AA0" w:rsidRPr="00094771" w:rsidRDefault="009D1AA0">
    <w:pPr>
      <w:pStyle w:val="En-tte"/>
      <w:rPr>
        <w:sz w:val="19"/>
        <w:szCs w:val="19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Pr="00094771" w:rsidRDefault="009D1AA0" w:rsidP="002D75BF">
    <w:pPr>
      <w:jc w:val="left"/>
      <w:rPr>
        <w:rFonts w:ascii="Univers LT 45 Light" w:hAnsi="Univers LT 45 Light"/>
        <w:sz w:val="27"/>
        <w:szCs w:val="27"/>
      </w:rPr>
    </w:pPr>
  </w:p>
  <w:p w:rsidR="009D1AA0" w:rsidRPr="00094771" w:rsidRDefault="009D1AA0" w:rsidP="0068423A">
    <w:pPr>
      <w:pStyle w:val="En-tte"/>
      <w:rPr>
        <w:sz w:val="19"/>
        <w:szCs w:val="19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Default="009D1AA0" w:rsidP="000B3778">
    <w:pPr>
      <w:tabs>
        <w:tab w:val="left" w:pos="426"/>
      </w:tabs>
      <w:ind w:left="425"/>
      <w:rPr>
        <w:rFonts w:ascii="Univers 57 Condensed" w:hAnsi="Univers 57 Condensed"/>
        <w:sz w:val="21"/>
        <w:szCs w:val="21"/>
      </w:rPr>
    </w:pPr>
    <w:r w:rsidRPr="000B3778">
      <w:rPr>
        <w:rFonts w:ascii="Univers 57 Condensed" w:hAnsi="Univers 57 Condensed"/>
        <w:sz w:val="21"/>
        <w:szCs w:val="21"/>
      </w:rPr>
      <w:fldChar w:fldCharType="begin"/>
    </w:r>
    <w:r w:rsidRPr="000B3778">
      <w:rPr>
        <w:rFonts w:ascii="Univers 57 Condensed" w:hAnsi="Univers 57 Condensed"/>
        <w:sz w:val="21"/>
        <w:szCs w:val="21"/>
      </w:rPr>
      <w:instrText xml:space="preserve"> PAGE   \* MERGEFORMAT </w:instrText>
    </w:r>
    <w:r w:rsidRPr="000B3778">
      <w:rPr>
        <w:rFonts w:ascii="Univers 57 Condensed" w:hAnsi="Univers 57 Condensed"/>
        <w:sz w:val="21"/>
        <w:szCs w:val="21"/>
      </w:rPr>
      <w:fldChar w:fldCharType="separate"/>
    </w:r>
    <w:r w:rsidR="002F2B49">
      <w:rPr>
        <w:rFonts w:ascii="Univers 57 Condensed" w:hAnsi="Univers 57 Condensed"/>
        <w:noProof/>
        <w:sz w:val="21"/>
        <w:szCs w:val="21"/>
      </w:rPr>
      <w:t>8</w:t>
    </w:r>
    <w:r w:rsidRPr="000B3778">
      <w:rPr>
        <w:rFonts w:ascii="Univers 57 Condensed" w:hAnsi="Univers 57 Condensed"/>
        <w:sz w:val="21"/>
        <w:szCs w:val="21"/>
      </w:rPr>
      <w:fldChar w:fldCharType="end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</w:p>
  <w:p w:rsidR="009D1AA0" w:rsidRPr="00BC28BB" w:rsidRDefault="009D1AA0" w:rsidP="000B3778">
    <w:pPr>
      <w:tabs>
        <w:tab w:val="left" w:pos="426"/>
      </w:tabs>
      <w:ind w:left="425"/>
      <w:jc w:val="right"/>
      <w:rPr>
        <w:rFonts w:ascii="Univers 57 Condensed" w:hAnsi="Univers 57 Condensed"/>
        <w:sz w:val="21"/>
        <w:szCs w:val="21"/>
        <w:lang w:val="fr-FR"/>
      </w:rPr>
    </w:pPr>
    <w:r>
      <w:rPr>
        <w:rFonts w:ascii="Univers 57 Condensed" w:hAnsi="Univers 57 Condensed"/>
        <w:sz w:val="21"/>
        <w:szCs w:val="21"/>
      </w:rPr>
      <w:ptab w:relativeTo="margin" w:alignment="center" w:leader="none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  <w:r w:rsidRPr="00BC28BB">
      <w:rPr>
        <w:rFonts w:ascii="Univers 57 Condensed" w:hAnsi="Univers 57 Condensed"/>
        <w:sz w:val="21"/>
        <w:szCs w:val="21"/>
        <w:lang w:val="fr-FR"/>
      </w:rPr>
      <w:t xml:space="preserve"> </w:t>
    </w:r>
    <w:sdt>
      <w:sdtPr>
        <w:rPr>
          <w:rFonts w:ascii="Univers 57 Condensed" w:hAnsi="Univers 57 Condensed"/>
          <w:sz w:val="21"/>
          <w:szCs w:val="21"/>
        </w:rPr>
        <w:alias w:val="Auteur1"/>
        <w:tag w:val="Auteur1"/>
        <w:id w:val="363174112"/>
      </w:sdtPr>
      <w:sdtContent>
        <w:r w:rsidRPr="00CD7934">
          <w:rPr>
            <w:rFonts w:ascii="Univers 57 Condensed" w:hAnsi="Univers 57 Condensed"/>
            <w:sz w:val="21"/>
            <w:szCs w:val="21"/>
            <w:lang w:val="fr-FR"/>
          </w:rPr>
          <w:t>P</w:t>
        </w:r>
        <w:r>
          <w:rPr>
            <w:rFonts w:ascii="Univers 57 Condensed" w:hAnsi="Univers 57 Condensed"/>
            <w:sz w:val="21"/>
            <w:szCs w:val="21"/>
            <w:lang w:val="fr-FR"/>
          </w:rPr>
          <w:t xml:space="preserve">ascal </w:t>
        </w:r>
        <w:proofErr w:type="spellStart"/>
        <w:r>
          <w:rPr>
            <w:rFonts w:ascii="Univers 57 Condensed" w:hAnsi="Univers 57 Condensed"/>
            <w:sz w:val="21"/>
            <w:szCs w:val="21"/>
            <w:lang w:val="fr-FR"/>
          </w:rPr>
          <w:t>Guehl</w:t>
        </w:r>
        <w:proofErr w:type="spellEnd"/>
      </w:sdtContent>
    </w:sdt>
    <w:r w:rsidRPr="00BC28BB">
      <w:rPr>
        <w:rFonts w:ascii="Univers 57 Condensed" w:hAnsi="Univers 57 Condensed"/>
        <w:sz w:val="21"/>
        <w:szCs w:val="21"/>
        <w:lang w:val="fr-FR"/>
      </w:rPr>
      <w:t xml:space="preserve"> , </w:t>
    </w:r>
    <w:sdt>
      <w:sdtPr>
        <w:rPr>
          <w:rFonts w:ascii="Univers 57 Condensed" w:hAnsi="Univers 57 Condensed"/>
          <w:sz w:val="21"/>
          <w:szCs w:val="21"/>
        </w:rPr>
        <w:alias w:val="Auteur2"/>
        <w:id w:val="818535818"/>
      </w:sdtPr>
      <w:sdtContent>
        <w:r w:rsidRPr="00CD7934">
          <w:rPr>
            <w:rFonts w:ascii="Univers 57 Condensed" w:hAnsi="Univers 57 Condensed"/>
            <w:sz w:val="21"/>
            <w:szCs w:val="21"/>
            <w:lang w:val="fr-FR"/>
          </w:rPr>
          <w:t>F</w:t>
        </w:r>
        <w:r>
          <w:rPr>
            <w:rFonts w:ascii="Univers 57 Condensed" w:hAnsi="Univers 57 Condensed"/>
            <w:sz w:val="21"/>
            <w:szCs w:val="21"/>
            <w:lang w:val="fr-FR"/>
          </w:rPr>
          <w:t xml:space="preserve">abrice </w:t>
        </w:r>
        <w:proofErr w:type="spellStart"/>
        <w:r>
          <w:rPr>
            <w:rFonts w:ascii="Univers 57 Condensed" w:hAnsi="Univers 57 Condensed"/>
            <w:sz w:val="21"/>
            <w:szCs w:val="21"/>
            <w:lang w:val="fr-FR"/>
          </w:rPr>
          <w:t>Neyret</w:t>
        </w:r>
        <w:proofErr w:type="spellEnd"/>
      </w:sdtContent>
    </w:sdt>
    <w:r w:rsidRPr="00BC28BB">
      <w:rPr>
        <w:rFonts w:ascii="Univers 57 Condensed" w:hAnsi="Univers 57 Condensed"/>
        <w:sz w:val="21"/>
        <w:szCs w:val="21"/>
        <w:lang w:val="fr-FR"/>
      </w:rPr>
      <w:t xml:space="preserve"> </w:t>
    </w:r>
  </w:p>
  <w:p w:rsidR="009D1AA0" w:rsidRPr="00BC28BB" w:rsidRDefault="009D1AA0" w:rsidP="00693550">
    <w:pPr>
      <w:pStyle w:val="En-tte"/>
      <w:pBdr>
        <w:bottom w:val="single" w:sz="6" w:space="1" w:color="auto"/>
      </w:pBdr>
      <w:ind w:left="426"/>
      <w:rPr>
        <w:rFonts w:ascii="Univers CE 45 Light" w:hAnsi="Univers CE 45 Light"/>
        <w:lang w:val="fr-FR"/>
      </w:rPr>
    </w:pPr>
  </w:p>
  <w:p w:rsidR="009D1AA0" w:rsidRPr="00BC28BB" w:rsidRDefault="009D1AA0">
    <w:pPr>
      <w:pStyle w:val="En-tte"/>
      <w:rPr>
        <w:rFonts w:ascii="Univers CE 45 Light" w:hAnsi="Univers CE 45 Light"/>
        <w:lang w:val="fr-FR"/>
      </w:rPr>
    </w:pPr>
  </w:p>
  <w:p w:rsidR="009D1AA0" w:rsidRPr="00BC28BB" w:rsidRDefault="009D1AA0" w:rsidP="00693550">
    <w:pPr>
      <w:tabs>
        <w:tab w:val="left" w:pos="10348"/>
      </w:tabs>
      <w:ind w:left="426"/>
      <w:jc w:val="right"/>
      <w:rPr>
        <w:rFonts w:ascii="Univers CE 45 Light" w:hAnsi="Univers CE 45 Light"/>
        <w:lang w:val="fr-FR"/>
      </w:rPr>
    </w:pPr>
  </w:p>
  <w:p w:rsidR="009D1AA0" w:rsidRPr="005C7FD8" w:rsidRDefault="009D1AA0" w:rsidP="00693550">
    <w:pPr>
      <w:tabs>
        <w:tab w:val="left" w:pos="10348"/>
      </w:tabs>
      <w:ind w:left="426"/>
      <w:jc w:val="right"/>
      <w:rPr>
        <w:rFonts w:ascii="Univers CE 45 Light" w:hAnsi="Univers CE 45 Light"/>
      </w:rPr>
    </w:pPr>
    <w:r>
      <w:rPr>
        <w:rFonts w:ascii="Univers CE 45 Light" w:hAnsi="Univers CE 45 Light"/>
      </w:rPr>
      <w:ptab w:relativeTo="margin" w:alignment="center" w:leader="none"/>
    </w:r>
    <w:r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  <w:bCs/>
        <w:lang w:val="fr-FR"/>
      </w:rPr>
      <w:t xml:space="preserve"> </w:t>
    </w:r>
  </w:p>
  <w:p w:rsidR="009D1AA0" w:rsidRDefault="009D1AA0" w:rsidP="005C7FD8">
    <w:pPr>
      <w:jc w:val="left"/>
      <w:rPr>
        <w:rFonts w:ascii="Univers CE 45 Light" w:hAnsi="Univers CE 45 Light"/>
        <w:lang w:val="fr-FR"/>
      </w:rPr>
    </w:pPr>
  </w:p>
  <w:p w:rsidR="009D1AA0" w:rsidRPr="005C7FD8" w:rsidRDefault="009D1AA0" w:rsidP="005C7FD8">
    <w:pPr>
      <w:jc w:val="left"/>
      <w:rPr>
        <w:rFonts w:ascii="Univers CE 45 Light" w:hAnsi="Univers CE 45 Light"/>
        <w:sz w:val="1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AA0" w:rsidRPr="00AD4F31" w:rsidRDefault="009D1AA0" w:rsidP="0068423A">
    <w:pPr>
      <w:pStyle w:val="En-tte"/>
      <w:rPr>
        <w:rFonts w:ascii="Univers LT 55" w:hAnsi="Univers LT 55"/>
        <w:szCs w:val="19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3" type="#_x0000_t75" style="width:11.45pt;height:11.45pt" o:bullet="t">
        <v:imagedata r:id="rId1" o:title="msoBFFE"/>
      </v:shape>
    </w:pict>
  </w:numPicBullet>
  <w:abstractNum w:abstractNumId="0">
    <w:nsid w:val="00224C3C"/>
    <w:multiLevelType w:val="hybridMultilevel"/>
    <w:tmpl w:val="CD78FE66"/>
    <w:lvl w:ilvl="0" w:tplc="040C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">
    <w:nsid w:val="0CC47D9A"/>
    <w:multiLevelType w:val="hybridMultilevel"/>
    <w:tmpl w:val="625031F8"/>
    <w:lvl w:ilvl="0" w:tplc="58E8218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E1F3EED"/>
    <w:multiLevelType w:val="hybridMultilevel"/>
    <w:tmpl w:val="A06A95D6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C147540">
      <w:numFmt w:val="bullet"/>
      <w:lvlText w:val="-"/>
      <w:lvlJc w:val="left"/>
      <w:pPr>
        <w:ind w:left="2869" w:hanging="360"/>
      </w:pPr>
      <w:rPr>
        <w:rFonts w:ascii="Univers CE 45 Light" w:eastAsia="Times New Roman" w:hAnsi="Univers CE 45 Light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299055E"/>
    <w:multiLevelType w:val="hybridMultilevel"/>
    <w:tmpl w:val="223482A6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3216E96"/>
    <w:multiLevelType w:val="hybridMultilevel"/>
    <w:tmpl w:val="783889A6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4656FFF"/>
    <w:multiLevelType w:val="hybridMultilevel"/>
    <w:tmpl w:val="3A4A748A"/>
    <w:lvl w:ilvl="0" w:tplc="040C000F">
      <w:start w:val="1"/>
      <w:numFmt w:val="decimal"/>
      <w:lvlText w:val="%1."/>
      <w:lvlJc w:val="lef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>
    <w:nsid w:val="3A6F6236"/>
    <w:multiLevelType w:val="hybridMultilevel"/>
    <w:tmpl w:val="E9E0DF94"/>
    <w:lvl w:ilvl="0" w:tplc="4EDE2D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F711C3"/>
    <w:multiLevelType w:val="hybridMultilevel"/>
    <w:tmpl w:val="577214D0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15C181E"/>
    <w:multiLevelType w:val="hybridMultilevel"/>
    <w:tmpl w:val="F11454A4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3A30D78"/>
    <w:multiLevelType w:val="hybridMultilevel"/>
    <w:tmpl w:val="C39CCB9A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C022BDF"/>
    <w:multiLevelType w:val="hybridMultilevel"/>
    <w:tmpl w:val="48381106"/>
    <w:lvl w:ilvl="0" w:tplc="836AF780">
      <w:start w:val="1"/>
      <w:numFmt w:val="decimal"/>
      <w:lvlText w:val="%1."/>
      <w:lvlJc w:val="left"/>
      <w:pPr>
        <w:ind w:left="141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36" w:hanging="360"/>
      </w:pPr>
    </w:lvl>
    <w:lvl w:ilvl="2" w:tplc="040C001B" w:tentative="1">
      <w:start w:val="1"/>
      <w:numFmt w:val="lowerRoman"/>
      <w:lvlText w:val="%3."/>
      <w:lvlJc w:val="right"/>
      <w:pPr>
        <w:ind w:left="2856" w:hanging="180"/>
      </w:pPr>
    </w:lvl>
    <w:lvl w:ilvl="3" w:tplc="040C000F" w:tentative="1">
      <w:start w:val="1"/>
      <w:numFmt w:val="decimal"/>
      <w:lvlText w:val="%4."/>
      <w:lvlJc w:val="left"/>
      <w:pPr>
        <w:ind w:left="3576" w:hanging="360"/>
      </w:pPr>
    </w:lvl>
    <w:lvl w:ilvl="4" w:tplc="040C0019" w:tentative="1">
      <w:start w:val="1"/>
      <w:numFmt w:val="lowerLetter"/>
      <w:lvlText w:val="%5."/>
      <w:lvlJc w:val="left"/>
      <w:pPr>
        <w:ind w:left="4296" w:hanging="360"/>
      </w:pPr>
    </w:lvl>
    <w:lvl w:ilvl="5" w:tplc="040C001B" w:tentative="1">
      <w:start w:val="1"/>
      <w:numFmt w:val="lowerRoman"/>
      <w:lvlText w:val="%6."/>
      <w:lvlJc w:val="right"/>
      <w:pPr>
        <w:ind w:left="5016" w:hanging="180"/>
      </w:pPr>
    </w:lvl>
    <w:lvl w:ilvl="6" w:tplc="040C000F" w:tentative="1">
      <w:start w:val="1"/>
      <w:numFmt w:val="decimal"/>
      <w:lvlText w:val="%7."/>
      <w:lvlJc w:val="left"/>
      <w:pPr>
        <w:ind w:left="5736" w:hanging="360"/>
      </w:pPr>
    </w:lvl>
    <w:lvl w:ilvl="7" w:tplc="040C0019" w:tentative="1">
      <w:start w:val="1"/>
      <w:numFmt w:val="lowerLetter"/>
      <w:lvlText w:val="%8."/>
      <w:lvlJc w:val="left"/>
      <w:pPr>
        <w:ind w:left="6456" w:hanging="360"/>
      </w:pPr>
    </w:lvl>
    <w:lvl w:ilvl="8" w:tplc="040C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1">
    <w:nsid w:val="506630A2"/>
    <w:multiLevelType w:val="hybridMultilevel"/>
    <w:tmpl w:val="F8BC0ACE"/>
    <w:lvl w:ilvl="0" w:tplc="EAC66C3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50E229FE"/>
    <w:multiLevelType w:val="hybridMultilevel"/>
    <w:tmpl w:val="48381106"/>
    <w:lvl w:ilvl="0" w:tplc="836AF780">
      <w:start w:val="1"/>
      <w:numFmt w:val="decimal"/>
      <w:lvlText w:val="%1."/>
      <w:lvlJc w:val="left"/>
      <w:pPr>
        <w:ind w:left="141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36" w:hanging="360"/>
      </w:pPr>
    </w:lvl>
    <w:lvl w:ilvl="2" w:tplc="040C001B" w:tentative="1">
      <w:start w:val="1"/>
      <w:numFmt w:val="lowerRoman"/>
      <w:lvlText w:val="%3."/>
      <w:lvlJc w:val="right"/>
      <w:pPr>
        <w:ind w:left="2856" w:hanging="180"/>
      </w:pPr>
    </w:lvl>
    <w:lvl w:ilvl="3" w:tplc="040C000F" w:tentative="1">
      <w:start w:val="1"/>
      <w:numFmt w:val="decimal"/>
      <w:lvlText w:val="%4."/>
      <w:lvlJc w:val="left"/>
      <w:pPr>
        <w:ind w:left="3576" w:hanging="360"/>
      </w:pPr>
    </w:lvl>
    <w:lvl w:ilvl="4" w:tplc="040C0019" w:tentative="1">
      <w:start w:val="1"/>
      <w:numFmt w:val="lowerLetter"/>
      <w:lvlText w:val="%5."/>
      <w:lvlJc w:val="left"/>
      <w:pPr>
        <w:ind w:left="4296" w:hanging="360"/>
      </w:pPr>
    </w:lvl>
    <w:lvl w:ilvl="5" w:tplc="040C001B" w:tentative="1">
      <w:start w:val="1"/>
      <w:numFmt w:val="lowerRoman"/>
      <w:lvlText w:val="%6."/>
      <w:lvlJc w:val="right"/>
      <w:pPr>
        <w:ind w:left="5016" w:hanging="180"/>
      </w:pPr>
    </w:lvl>
    <w:lvl w:ilvl="6" w:tplc="040C000F" w:tentative="1">
      <w:start w:val="1"/>
      <w:numFmt w:val="decimal"/>
      <w:lvlText w:val="%7."/>
      <w:lvlJc w:val="left"/>
      <w:pPr>
        <w:ind w:left="5736" w:hanging="360"/>
      </w:pPr>
    </w:lvl>
    <w:lvl w:ilvl="7" w:tplc="040C0019" w:tentative="1">
      <w:start w:val="1"/>
      <w:numFmt w:val="lowerLetter"/>
      <w:lvlText w:val="%8."/>
      <w:lvlJc w:val="left"/>
      <w:pPr>
        <w:ind w:left="6456" w:hanging="360"/>
      </w:pPr>
    </w:lvl>
    <w:lvl w:ilvl="8" w:tplc="040C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3">
    <w:nsid w:val="52096237"/>
    <w:multiLevelType w:val="hybridMultilevel"/>
    <w:tmpl w:val="6736D84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1E14E4"/>
    <w:multiLevelType w:val="hybridMultilevel"/>
    <w:tmpl w:val="400EAB10"/>
    <w:lvl w:ilvl="0" w:tplc="040C0017">
      <w:start w:val="1"/>
      <w:numFmt w:val="lowerLetter"/>
      <w:lvlText w:val="%1)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A621CFC"/>
    <w:multiLevelType w:val="hybridMultilevel"/>
    <w:tmpl w:val="656C3626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F0E5656"/>
    <w:multiLevelType w:val="hybridMultilevel"/>
    <w:tmpl w:val="97A87BC0"/>
    <w:lvl w:ilvl="0" w:tplc="836AF780">
      <w:start w:val="1"/>
      <w:numFmt w:val="decimal"/>
      <w:lvlText w:val="%1."/>
      <w:lvlJc w:val="left"/>
      <w:pPr>
        <w:ind w:left="141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36" w:hanging="360"/>
      </w:pPr>
    </w:lvl>
    <w:lvl w:ilvl="2" w:tplc="040C001B" w:tentative="1">
      <w:start w:val="1"/>
      <w:numFmt w:val="lowerRoman"/>
      <w:lvlText w:val="%3."/>
      <w:lvlJc w:val="right"/>
      <w:pPr>
        <w:ind w:left="2856" w:hanging="180"/>
      </w:pPr>
    </w:lvl>
    <w:lvl w:ilvl="3" w:tplc="040C000F" w:tentative="1">
      <w:start w:val="1"/>
      <w:numFmt w:val="decimal"/>
      <w:lvlText w:val="%4."/>
      <w:lvlJc w:val="left"/>
      <w:pPr>
        <w:ind w:left="3576" w:hanging="360"/>
      </w:pPr>
    </w:lvl>
    <w:lvl w:ilvl="4" w:tplc="040C0019" w:tentative="1">
      <w:start w:val="1"/>
      <w:numFmt w:val="lowerLetter"/>
      <w:lvlText w:val="%5."/>
      <w:lvlJc w:val="left"/>
      <w:pPr>
        <w:ind w:left="4296" w:hanging="360"/>
      </w:pPr>
    </w:lvl>
    <w:lvl w:ilvl="5" w:tplc="040C001B" w:tentative="1">
      <w:start w:val="1"/>
      <w:numFmt w:val="lowerRoman"/>
      <w:lvlText w:val="%6."/>
      <w:lvlJc w:val="right"/>
      <w:pPr>
        <w:ind w:left="5016" w:hanging="180"/>
      </w:pPr>
    </w:lvl>
    <w:lvl w:ilvl="6" w:tplc="040C000F" w:tentative="1">
      <w:start w:val="1"/>
      <w:numFmt w:val="decimal"/>
      <w:lvlText w:val="%7."/>
      <w:lvlJc w:val="left"/>
      <w:pPr>
        <w:ind w:left="5736" w:hanging="360"/>
      </w:pPr>
    </w:lvl>
    <w:lvl w:ilvl="7" w:tplc="040C0019" w:tentative="1">
      <w:start w:val="1"/>
      <w:numFmt w:val="lowerLetter"/>
      <w:lvlText w:val="%8."/>
      <w:lvlJc w:val="left"/>
      <w:pPr>
        <w:ind w:left="6456" w:hanging="360"/>
      </w:pPr>
    </w:lvl>
    <w:lvl w:ilvl="8" w:tplc="040C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7">
    <w:nsid w:val="6112339C"/>
    <w:multiLevelType w:val="hybridMultilevel"/>
    <w:tmpl w:val="3104D2B4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1C4625A"/>
    <w:multiLevelType w:val="hybridMultilevel"/>
    <w:tmpl w:val="C36C832E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9">
    <w:nsid w:val="634818BA"/>
    <w:multiLevelType w:val="hybridMultilevel"/>
    <w:tmpl w:val="7E560A62"/>
    <w:lvl w:ilvl="0" w:tplc="A0A69C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63B6034E"/>
    <w:multiLevelType w:val="hybridMultilevel"/>
    <w:tmpl w:val="DEE8F2BC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94E32AC"/>
    <w:multiLevelType w:val="hybridMultilevel"/>
    <w:tmpl w:val="3A4A748A"/>
    <w:lvl w:ilvl="0" w:tplc="040C000F">
      <w:start w:val="1"/>
      <w:numFmt w:val="decimal"/>
      <w:lvlText w:val="%1."/>
      <w:lvlJc w:val="lef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2">
    <w:nsid w:val="6DAA4EF1"/>
    <w:multiLevelType w:val="hybridMultilevel"/>
    <w:tmpl w:val="8C6EBC0C"/>
    <w:lvl w:ilvl="0" w:tplc="8D76607A">
      <w:numFmt w:val="bullet"/>
      <w:lvlText w:val="-"/>
      <w:lvlJc w:val="left"/>
      <w:pPr>
        <w:ind w:left="1069" w:hanging="360"/>
      </w:pPr>
      <w:rPr>
        <w:rFonts w:ascii="Univers CE 45 Light" w:eastAsia="Times New Roman" w:hAnsi="Univers CE 45 Ligh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3B1286C"/>
    <w:multiLevelType w:val="hybridMultilevel"/>
    <w:tmpl w:val="CF6C1E7C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4D7389B"/>
    <w:multiLevelType w:val="hybridMultilevel"/>
    <w:tmpl w:val="97FE7288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88736D7"/>
    <w:multiLevelType w:val="hybridMultilevel"/>
    <w:tmpl w:val="48381106"/>
    <w:lvl w:ilvl="0" w:tplc="836AF780">
      <w:start w:val="1"/>
      <w:numFmt w:val="decimal"/>
      <w:lvlText w:val="%1."/>
      <w:lvlJc w:val="left"/>
      <w:pPr>
        <w:ind w:left="141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36" w:hanging="360"/>
      </w:pPr>
    </w:lvl>
    <w:lvl w:ilvl="2" w:tplc="040C001B" w:tentative="1">
      <w:start w:val="1"/>
      <w:numFmt w:val="lowerRoman"/>
      <w:lvlText w:val="%3."/>
      <w:lvlJc w:val="right"/>
      <w:pPr>
        <w:ind w:left="2856" w:hanging="180"/>
      </w:pPr>
    </w:lvl>
    <w:lvl w:ilvl="3" w:tplc="040C000F" w:tentative="1">
      <w:start w:val="1"/>
      <w:numFmt w:val="decimal"/>
      <w:lvlText w:val="%4."/>
      <w:lvlJc w:val="left"/>
      <w:pPr>
        <w:ind w:left="3576" w:hanging="360"/>
      </w:pPr>
    </w:lvl>
    <w:lvl w:ilvl="4" w:tplc="040C0019" w:tentative="1">
      <w:start w:val="1"/>
      <w:numFmt w:val="lowerLetter"/>
      <w:lvlText w:val="%5."/>
      <w:lvlJc w:val="left"/>
      <w:pPr>
        <w:ind w:left="4296" w:hanging="360"/>
      </w:pPr>
    </w:lvl>
    <w:lvl w:ilvl="5" w:tplc="040C001B" w:tentative="1">
      <w:start w:val="1"/>
      <w:numFmt w:val="lowerRoman"/>
      <w:lvlText w:val="%6."/>
      <w:lvlJc w:val="right"/>
      <w:pPr>
        <w:ind w:left="5016" w:hanging="180"/>
      </w:pPr>
    </w:lvl>
    <w:lvl w:ilvl="6" w:tplc="040C000F" w:tentative="1">
      <w:start w:val="1"/>
      <w:numFmt w:val="decimal"/>
      <w:lvlText w:val="%7."/>
      <w:lvlJc w:val="left"/>
      <w:pPr>
        <w:ind w:left="5736" w:hanging="360"/>
      </w:pPr>
    </w:lvl>
    <w:lvl w:ilvl="7" w:tplc="040C0019" w:tentative="1">
      <w:start w:val="1"/>
      <w:numFmt w:val="lowerLetter"/>
      <w:lvlText w:val="%8."/>
      <w:lvlJc w:val="left"/>
      <w:pPr>
        <w:ind w:left="6456" w:hanging="360"/>
      </w:pPr>
    </w:lvl>
    <w:lvl w:ilvl="8" w:tplc="040C001B" w:tentative="1">
      <w:start w:val="1"/>
      <w:numFmt w:val="lowerRoman"/>
      <w:lvlText w:val="%9."/>
      <w:lvlJc w:val="right"/>
      <w:pPr>
        <w:ind w:left="7176" w:hanging="180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0"/>
  </w:num>
  <w:num w:numId="5">
    <w:abstractNumId w:val="1"/>
  </w:num>
  <w:num w:numId="6">
    <w:abstractNumId w:val="10"/>
  </w:num>
  <w:num w:numId="7">
    <w:abstractNumId w:val="6"/>
  </w:num>
  <w:num w:numId="8">
    <w:abstractNumId w:val="16"/>
  </w:num>
  <w:num w:numId="9">
    <w:abstractNumId w:val="7"/>
  </w:num>
  <w:num w:numId="10">
    <w:abstractNumId w:val="15"/>
  </w:num>
  <w:num w:numId="11">
    <w:abstractNumId w:val="2"/>
  </w:num>
  <w:num w:numId="12">
    <w:abstractNumId w:val="17"/>
  </w:num>
  <w:num w:numId="13">
    <w:abstractNumId w:val="9"/>
  </w:num>
  <w:num w:numId="14">
    <w:abstractNumId w:val="4"/>
  </w:num>
  <w:num w:numId="15">
    <w:abstractNumId w:val="12"/>
  </w:num>
  <w:num w:numId="16">
    <w:abstractNumId w:val="8"/>
  </w:num>
  <w:num w:numId="17">
    <w:abstractNumId w:val="20"/>
  </w:num>
  <w:num w:numId="18">
    <w:abstractNumId w:val="24"/>
  </w:num>
  <w:num w:numId="19">
    <w:abstractNumId w:val="3"/>
  </w:num>
  <w:num w:numId="20">
    <w:abstractNumId w:val="25"/>
  </w:num>
  <w:num w:numId="21">
    <w:abstractNumId w:val="22"/>
  </w:num>
  <w:num w:numId="22">
    <w:abstractNumId w:val="13"/>
  </w:num>
  <w:num w:numId="23">
    <w:abstractNumId w:val="21"/>
  </w:num>
  <w:num w:numId="24">
    <w:abstractNumId w:val="5"/>
  </w:num>
  <w:num w:numId="25">
    <w:abstractNumId w:val="1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isplayBackgroundShape/>
  <w:proofState w:spelling="clean" w:grammar="clean"/>
  <w:attachedTemplate r:id="rId1"/>
  <w:documentProtection w:edit="readOnly" w:enforcement="0"/>
  <w:defaultTabStop w:val="851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28BB"/>
    <w:rsid w:val="00001EB2"/>
    <w:rsid w:val="00002B9C"/>
    <w:rsid w:val="0001433E"/>
    <w:rsid w:val="00014780"/>
    <w:rsid w:val="000249AC"/>
    <w:rsid w:val="00030396"/>
    <w:rsid w:val="0003594E"/>
    <w:rsid w:val="000525A9"/>
    <w:rsid w:val="00052FB2"/>
    <w:rsid w:val="00053F17"/>
    <w:rsid w:val="00062838"/>
    <w:rsid w:val="00063138"/>
    <w:rsid w:val="00066211"/>
    <w:rsid w:val="00072C1D"/>
    <w:rsid w:val="00080259"/>
    <w:rsid w:val="0008154D"/>
    <w:rsid w:val="00082B5A"/>
    <w:rsid w:val="00094771"/>
    <w:rsid w:val="000A251B"/>
    <w:rsid w:val="000B3778"/>
    <w:rsid w:val="000B4C11"/>
    <w:rsid w:val="000C1078"/>
    <w:rsid w:val="000C20F5"/>
    <w:rsid w:val="000C2164"/>
    <w:rsid w:val="000C5BE6"/>
    <w:rsid w:val="000D2E27"/>
    <w:rsid w:val="000E192B"/>
    <w:rsid w:val="000E7AD8"/>
    <w:rsid w:val="000F2017"/>
    <w:rsid w:val="000F6059"/>
    <w:rsid w:val="000F6107"/>
    <w:rsid w:val="000F66C8"/>
    <w:rsid w:val="000F6F7D"/>
    <w:rsid w:val="0010033C"/>
    <w:rsid w:val="0010709F"/>
    <w:rsid w:val="0011087F"/>
    <w:rsid w:val="001121FF"/>
    <w:rsid w:val="0011612B"/>
    <w:rsid w:val="0012063C"/>
    <w:rsid w:val="00131952"/>
    <w:rsid w:val="001337C8"/>
    <w:rsid w:val="001360B7"/>
    <w:rsid w:val="0014057C"/>
    <w:rsid w:val="00140852"/>
    <w:rsid w:val="00141DCB"/>
    <w:rsid w:val="0014347F"/>
    <w:rsid w:val="001509A8"/>
    <w:rsid w:val="00152E68"/>
    <w:rsid w:val="00156684"/>
    <w:rsid w:val="00160F0F"/>
    <w:rsid w:val="001655EF"/>
    <w:rsid w:val="00165E65"/>
    <w:rsid w:val="001710F9"/>
    <w:rsid w:val="001716BD"/>
    <w:rsid w:val="00180D4F"/>
    <w:rsid w:val="001829BD"/>
    <w:rsid w:val="00194369"/>
    <w:rsid w:val="00196484"/>
    <w:rsid w:val="001A2961"/>
    <w:rsid w:val="001A40D4"/>
    <w:rsid w:val="001A6AB0"/>
    <w:rsid w:val="001B2223"/>
    <w:rsid w:val="001C19C7"/>
    <w:rsid w:val="001C1D72"/>
    <w:rsid w:val="001C2348"/>
    <w:rsid w:val="001C74C4"/>
    <w:rsid w:val="001D6E6C"/>
    <w:rsid w:val="001F3BE1"/>
    <w:rsid w:val="002055B3"/>
    <w:rsid w:val="00206ABC"/>
    <w:rsid w:val="0021444F"/>
    <w:rsid w:val="00237983"/>
    <w:rsid w:val="00241F69"/>
    <w:rsid w:val="00241F7F"/>
    <w:rsid w:val="00251B2A"/>
    <w:rsid w:val="0025231E"/>
    <w:rsid w:val="00272308"/>
    <w:rsid w:val="0027264C"/>
    <w:rsid w:val="002802E1"/>
    <w:rsid w:val="002808DA"/>
    <w:rsid w:val="00280AD7"/>
    <w:rsid w:val="0028101B"/>
    <w:rsid w:val="0028360C"/>
    <w:rsid w:val="00287C5A"/>
    <w:rsid w:val="00293A28"/>
    <w:rsid w:val="00296D0E"/>
    <w:rsid w:val="002A0096"/>
    <w:rsid w:val="002B1E78"/>
    <w:rsid w:val="002C7BD7"/>
    <w:rsid w:val="002D0CC1"/>
    <w:rsid w:val="002D2E59"/>
    <w:rsid w:val="002D4037"/>
    <w:rsid w:val="002D499F"/>
    <w:rsid w:val="002D602A"/>
    <w:rsid w:val="002D6DFE"/>
    <w:rsid w:val="002D75BF"/>
    <w:rsid w:val="002D7AEC"/>
    <w:rsid w:val="002F2B49"/>
    <w:rsid w:val="003137D1"/>
    <w:rsid w:val="00317E40"/>
    <w:rsid w:val="00320C47"/>
    <w:rsid w:val="00331C85"/>
    <w:rsid w:val="003336E0"/>
    <w:rsid w:val="003460CE"/>
    <w:rsid w:val="003522E5"/>
    <w:rsid w:val="00352AE5"/>
    <w:rsid w:val="00352BED"/>
    <w:rsid w:val="00355380"/>
    <w:rsid w:val="00355A69"/>
    <w:rsid w:val="00355D03"/>
    <w:rsid w:val="00360B0F"/>
    <w:rsid w:val="00371A52"/>
    <w:rsid w:val="003729EE"/>
    <w:rsid w:val="003A34A5"/>
    <w:rsid w:val="003A5C4E"/>
    <w:rsid w:val="003C2CE7"/>
    <w:rsid w:val="003C3D25"/>
    <w:rsid w:val="003E52B8"/>
    <w:rsid w:val="003E5BF2"/>
    <w:rsid w:val="003F314C"/>
    <w:rsid w:val="003F46AF"/>
    <w:rsid w:val="004056A8"/>
    <w:rsid w:val="00405A82"/>
    <w:rsid w:val="004060F4"/>
    <w:rsid w:val="00411C2B"/>
    <w:rsid w:val="0041507F"/>
    <w:rsid w:val="00417DF4"/>
    <w:rsid w:val="00427B63"/>
    <w:rsid w:val="00427EC1"/>
    <w:rsid w:val="00442C8C"/>
    <w:rsid w:val="00453104"/>
    <w:rsid w:val="004537A3"/>
    <w:rsid w:val="00457A7E"/>
    <w:rsid w:val="00463FEF"/>
    <w:rsid w:val="00465AA7"/>
    <w:rsid w:val="00476F48"/>
    <w:rsid w:val="00477A4C"/>
    <w:rsid w:val="00487AA8"/>
    <w:rsid w:val="0049741D"/>
    <w:rsid w:val="004A095F"/>
    <w:rsid w:val="004A0CFC"/>
    <w:rsid w:val="004A14BD"/>
    <w:rsid w:val="004B1F57"/>
    <w:rsid w:val="004D0ED7"/>
    <w:rsid w:val="004D21FD"/>
    <w:rsid w:val="004D5F3E"/>
    <w:rsid w:val="004D6E78"/>
    <w:rsid w:val="004D7086"/>
    <w:rsid w:val="004E442F"/>
    <w:rsid w:val="004E6561"/>
    <w:rsid w:val="00503478"/>
    <w:rsid w:val="00503C59"/>
    <w:rsid w:val="0050455B"/>
    <w:rsid w:val="00507887"/>
    <w:rsid w:val="005167D9"/>
    <w:rsid w:val="00517B44"/>
    <w:rsid w:val="005313A7"/>
    <w:rsid w:val="00536A72"/>
    <w:rsid w:val="00541AF0"/>
    <w:rsid w:val="00551AFC"/>
    <w:rsid w:val="00582238"/>
    <w:rsid w:val="005854D5"/>
    <w:rsid w:val="00591934"/>
    <w:rsid w:val="00595448"/>
    <w:rsid w:val="005A3CE8"/>
    <w:rsid w:val="005A4E93"/>
    <w:rsid w:val="005A66F6"/>
    <w:rsid w:val="005B0D2F"/>
    <w:rsid w:val="005B3F47"/>
    <w:rsid w:val="005C2434"/>
    <w:rsid w:val="005C7FD8"/>
    <w:rsid w:val="005D27D3"/>
    <w:rsid w:val="005D48DC"/>
    <w:rsid w:val="005E05AF"/>
    <w:rsid w:val="00601C6E"/>
    <w:rsid w:val="006057CC"/>
    <w:rsid w:val="00610FE6"/>
    <w:rsid w:val="00613BEF"/>
    <w:rsid w:val="0063762E"/>
    <w:rsid w:val="00650482"/>
    <w:rsid w:val="00661EBC"/>
    <w:rsid w:val="0066317B"/>
    <w:rsid w:val="00664A73"/>
    <w:rsid w:val="00664FD0"/>
    <w:rsid w:val="00667322"/>
    <w:rsid w:val="00670B71"/>
    <w:rsid w:val="00672719"/>
    <w:rsid w:val="00682F74"/>
    <w:rsid w:val="0068326D"/>
    <w:rsid w:val="0068423A"/>
    <w:rsid w:val="0068458E"/>
    <w:rsid w:val="00685665"/>
    <w:rsid w:val="00691224"/>
    <w:rsid w:val="0069216D"/>
    <w:rsid w:val="00693550"/>
    <w:rsid w:val="006943B2"/>
    <w:rsid w:val="00697624"/>
    <w:rsid w:val="006C54CF"/>
    <w:rsid w:val="006D1F48"/>
    <w:rsid w:val="006E0864"/>
    <w:rsid w:val="006E377D"/>
    <w:rsid w:val="006F2F40"/>
    <w:rsid w:val="006F42DE"/>
    <w:rsid w:val="006F7D69"/>
    <w:rsid w:val="00710762"/>
    <w:rsid w:val="00724158"/>
    <w:rsid w:val="007307C9"/>
    <w:rsid w:val="00732480"/>
    <w:rsid w:val="00732C13"/>
    <w:rsid w:val="00744876"/>
    <w:rsid w:val="00751A82"/>
    <w:rsid w:val="00766C43"/>
    <w:rsid w:val="00771F06"/>
    <w:rsid w:val="00776A2E"/>
    <w:rsid w:val="00793922"/>
    <w:rsid w:val="007A4A56"/>
    <w:rsid w:val="007A6AA8"/>
    <w:rsid w:val="007A704D"/>
    <w:rsid w:val="007B245D"/>
    <w:rsid w:val="007B2B5F"/>
    <w:rsid w:val="007B66EB"/>
    <w:rsid w:val="007C0207"/>
    <w:rsid w:val="007C2053"/>
    <w:rsid w:val="007C67EF"/>
    <w:rsid w:val="007D02C1"/>
    <w:rsid w:val="007D06CD"/>
    <w:rsid w:val="007D0E1E"/>
    <w:rsid w:val="007E1CA7"/>
    <w:rsid w:val="007F0C57"/>
    <w:rsid w:val="007F2BE4"/>
    <w:rsid w:val="007F2F6F"/>
    <w:rsid w:val="00813765"/>
    <w:rsid w:val="008147D9"/>
    <w:rsid w:val="008162DA"/>
    <w:rsid w:val="00820F9F"/>
    <w:rsid w:val="00824BCA"/>
    <w:rsid w:val="00825209"/>
    <w:rsid w:val="008327E6"/>
    <w:rsid w:val="00834845"/>
    <w:rsid w:val="00841DF4"/>
    <w:rsid w:val="00844853"/>
    <w:rsid w:val="008478A9"/>
    <w:rsid w:val="00857AE2"/>
    <w:rsid w:val="00871F65"/>
    <w:rsid w:val="008863EF"/>
    <w:rsid w:val="00892AEA"/>
    <w:rsid w:val="008957CA"/>
    <w:rsid w:val="00897ADC"/>
    <w:rsid w:val="008A0604"/>
    <w:rsid w:val="008A65EE"/>
    <w:rsid w:val="008A79D8"/>
    <w:rsid w:val="008B01A2"/>
    <w:rsid w:val="008B0B4C"/>
    <w:rsid w:val="008B0C39"/>
    <w:rsid w:val="008C22C5"/>
    <w:rsid w:val="008C24E9"/>
    <w:rsid w:val="008D0A03"/>
    <w:rsid w:val="008D32A8"/>
    <w:rsid w:val="008D64D7"/>
    <w:rsid w:val="008E3243"/>
    <w:rsid w:val="008E353A"/>
    <w:rsid w:val="008E39F4"/>
    <w:rsid w:val="008E668A"/>
    <w:rsid w:val="008E77AC"/>
    <w:rsid w:val="008F761A"/>
    <w:rsid w:val="0090593E"/>
    <w:rsid w:val="00905E3B"/>
    <w:rsid w:val="00935BDE"/>
    <w:rsid w:val="00937662"/>
    <w:rsid w:val="00937C64"/>
    <w:rsid w:val="00943F5D"/>
    <w:rsid w:val="009445B5"/>
    <w:rsid w:val="00944F66"/>
    <w:rsid w:val="00955A74"/>
    <w:rsid w:val="00956825"/>
    <w:rsid w:val="00957B4A"/>
    <w:rsid w:val="00960173"/>
    <w:rsid w:val="00962369"/>
    <w:rsid w:val="00963B0F"/>
    <w:rsid w:val="00970971"/>
    <w:rsid w:val="009723DA"/>
    <w:rsid w:val="00985183"/>
    <w:rsid w:val="00986258"/>
    <w:rsid w:val="009877C6"/>
    <w:rsid w:val="0099019B"/>
    <w:rsid w:val="0099100F"/>
    <w:rsid w:val="009A3627"/>
    <w:rsid w:val="009B22EE"/>
    <w:rsid w:val="009B281B"/>
    <w:rsid w:val="009C04B8"/>
    <w:rsid w:val="009C16DD"/>
    <w:rsid w:val="009C52CE"/>
    <w:rsid w:val="009D0108"/>
    <w:rsid w:val="009D1AA0"/>
    <w:rsid w:val="009D70BD"/>
    <w:rsid w:val="009E490B"/>
    <w:rsid w:val="009E6732"/>
    <w:rsid w:val="00A06527"/>
    <w:rsid w:val="00A37977"/>
    <w:rsid w:val="00A408EC"/>
    <w:rsid w:val="00A438F3"/>
    <w:rsid w:val="00A450EB"/>
    <w:rsid w:val="00A45D1C"/>
    <w:rsid w:val="00A5015C"/>
    <w:rsid w:val="00A70890"/>
    <w:rsid w:val="00A71114"/>
    <w:rsid w:val="00A7171D"/>
    <w:rsid w:val="00A71BA8"/>
    <w:rsid w:val="00A72CBE"/>
    <w:rsid w:val="00A84103"/>
    <w:rsid w:val="00A915A8"/>
    <w:rsid w:val="00AA2A93"/>
    <w:rsid w:val="00AA59FA"/>
    <w:rsid w:val="00AA6C1C"/>
    <w:rsid w:val="00AB0BF9"/>
    <w:rsid w:val="00AB6948"/>
    <w:rsid w:val="00AB6C1A"/>
    <w:rsid w:val="00AC223F"/>
    <w:rsid w:val="00AC6ADD"/>
    <w:rsid w:val="00AD4F31"/>
    <w:rsid w:val="00AE2CA0"/>
    <w:rsid w:val="00AF3D39"/>
    <w:rsid w:val="00AF794F"/>
    <w:rsid w:val="00AF7AB6"/>
    <w:rsid w:val="00B00DEB"/>
    <w:rsid w:val="00B0709A"/>
    <w:rsid w:val="00B072F2"/>
    <w:rsid w:val="00B121A2"/>
    <w:rsid w:val="00B20270"/>
    <w:rsid w:val="00B33E25"/>
    <w:rsid w:val="00B33F1A"/>
    <w:rsid w:val="00B34E58"/>
    <w:rsid w:val="00B35125"/>
    <w:rsid w:val="00B35B29"/>
    <w:rsid w:val="00B3653C"/>
    <w:rsid w:val="00B36C91"/>
    <w:rsid w:val="00B3781A"/>
    <w:rsid w:val="00B46297"/>
    <w:rsid w:val="00B46D6B"/>
    <w:rsid w:val="00B551F4"/>
    <w:rsid w:val="00B57134"/>
    <w:rsid w:val="00B63655"/>
    <w:rsid w:val="00B76709"/>
    <w:rsid w:val="00B8649A"/>
    <w:rsid w:val="00B90583"/>
    <w:rsid w:val="00B90D20"/>
    <w:rsid w:val="00B970AF"/>
    <w:rsid w:val="00B978BE"/>
    <w:rsid w:val="00BA0408"/>
    <w:rsid w:val="00BA144A"/>
    <w:rsid w:val="00BA54B5"/>
    <w:rsid w:val="00BA5D59"/>
    <w:rsid w:val="00BB4C0B"/>
    <w:rsid w:val="00BB5802"/>
    <w:rsid w:val="00BC28BB"/>
    <w:rsid w:val="00BC2A0F"/>
    <w:rsid w:val="00BC3A3D"/>
    <w:rsid w:val="00BC6C76"/>
    <w:rsid w:val="00BE3857"/>
    <w:rsid w:val="00BE4D9E"/>
    <w:rsid w:val="00BE7634"/>
    <w:rsid w:val="00BF083B"/>
    <w:rsid w:val="00BF4017"/>
    <w:rsid w:val="00C0150B"/>
    <w:rsid w:val="00C05827"/>
    <w:rsid w:val="00C0687C"/>
    <w:rsid w:val="00C12487"/>
    <w:rsid w:val="00C16035"/>
    <w:rsid w:val="00C16D06"/>
    <w:rsid w:val="00C412EC"/>
    <w:rsid w:val="00C415A5"/>
    <w:rsid w:val="00C43797"/>
    <w:rsid w:val="00C6076D"/>
    <w:rsid w:val="00C662F1"/>
    <w:rsid w:val="00C67867"/>
    <w:rsid w:val="00C74E3A"/>
    <w:rsid w:val="00C74E86"/>
    <w:rsid w:val="00C761C5"/>
    <w:rsid w:val="00C80A23"/>
    <w:rsid w:val="00C867A0"/>
    <w:rsid w:val="00C879E4"/>
    <w:rsid w:val="00C93BF1"/>
    <w:rsid w:val="00CA75E8"/>
    <w:rsid w:val="00CB4EC5"/>
    <w:rsid w:val="00CB5C7E"/>
    <w:rsid w:val="00CB68FD"/>
    <w:rsid w:val="00CC4536"/>
    <w:rsid w:val="00CD1C4B"/>
    <w:rsid w:val="00CD4006"/>
    <w:rsid w:val="00CD7934"/>
    <w:rsid w:val="00CE7B43"/>
    <w:rsid w:val="00D03A32"/>
    <w:rsid w:val="00D04318"/>
    <w:rsid w:val="00D06754"/>
    <w:rsid w:val="00D20625"/>
    <w:rsid w:val="00D331BA"/>
    <w:rsid w:val="00D34E7A"/>
    <w:rsid w:val="00D41115"/>
    <w:rsid w:val="00D4317F"/>
    <w:rsid w:val="00D43C1B"/>
    <w:rsid w:val="00D56021"/>
    <w:rsid w:val="00D561C0"/>
    <w:rsid w:val="00D6782E"/>
    <w:rsid w:val="00D67FC6"/>
    <w:rsid w:val="00D753E3"/>
    <w:rsid w:val="00D8149A"/>
    <w:rsid w:val="00D81B28"/>
    <w:rsid w:val="00DA0E58"/>
    <w:rsid w:val="00DA27DC"/>
    <w:rsid w:val="00DB0706"/>
    <w:rsid w:val="00DB1D62"/>
    <w:rsid w:val="00DB5DCD"/>
    <w:rsid w:val="00DB732C"/>
    <w:rsid w:val="00DB7C62"/>
    <w:rsid w:val="00DC4486"/>
    <w:rsid w:val="00DD3D56"/>
    <w:rsid w:val="00DE06E0"/>
    <w:rsid w:val="00DE31F0"/>
    <w:rsid w:val="00DF4399"/>
    <w:rsid w:val="00DF6EC7"/>
    <w:rsid w:val="00E145A3"/>
    <w:rsid w:val="00E15B9F"/>
    <w:rsid w:val="00E16B0E"/>
    <w:rsid w:val="00E17E45"/>
    <w:rsid w:val="00E2545F"/>
    <w:rsid w:val="00E272B2"/>
    <w:rsid w:val="00E2755C"/>
    <w:rsid w:val="00E35F2B"/>
    <w:rsid w:val="00E36DEC"/>
    <w:rsid w:val="00E37548"/>
    <w:rsid w:val="00E43CFB"/>
    <w:rsid w:val="00E44B46"/>
    <w:rsid w:val="00E474A2"/>
    <w:rsid w:val="00E47939"/>
    <w:rsid w:val="00E510FF"/>
    <w:rsid w:val="00E52621"/>
    <w:rsid w:val="00E605B0"/>
    <w:rsid w:val="00E763D3"/>
    <w:rsid w:val="00E76740"/>
    <w:rsid w:val="00E76AF3"/>
    <w:rsid w:val="00E8373B"/>
    <w:rsid w:val="00E95465"/>
    <w:rsid w:val="00EA32BD"/>
    <w:rsid w:val="00EA5C34"/>
    <w:rsid w:val="00EA6C89"/>
    <w:rsid w:val="00EA6D9B"/>
    <w:rsid w:val="00EB66A3"/>
    <w:rsid w:val="00EC2875"/>
    <w:rsid w:val="00EC2925"/>
    <w:rsid w:val="00EC4060"/>
    <w:rsid w:val="00EC5067"/>
    <w:rsid w:val="00EC5C3B"/>
    <w:rsid w:val="00EC64D9"/>
    <w:rsid w:val="00EC6897"/>
    <w:rsid w:val="00ED0C50"/>
    <w:rsid w:val="00ED0E97"/>
    <w:rsid w:val="00ED3B7E"/>
    <w:rsid w:val="00ED5E00"/>
    <w:rsid w:val="00EE3575"/>
    <w:rsid w:val="00EE542A"/>
    <w:rsid w:val="00EE63EE"/>
    <w:rsid w:val="00EE6EE8"/>
    <w:rsid w:val="00EF4A43"/>
    <w:rsid w:val="00F231A6"/>
    <w:rsid w:val="00F24494"/>
    <w:rsid w:val="00F26AC5"/>
    <w:rsid w:val="00F27FCD"/>
    <w:rsid w:val="00F32559"/>
    <w:rsid w:val="00F36173"/>
    <w:rsid w:val="00F4443D"/>
    <w:rsid w:val="00F64BC5"/>
    <w:rsid w:val="00F659C1"/>
    <w:rsid w:val="00F66E1F"/>
    <w:rsid w:val="00F74A6C"/>
    <w:rsid w:val="00F83003"/>
    <w:rsid w:val="00F941D1"/>
    <w:rsid w:val="00F9461D"/>
    <w:rsid w:val="00FA121E"/>
    <w:rsid w:val="00FA12D9"/>
    <w:rsid w:val="00FA3AD9"/>
    <w:rsid w:val="00FA3E9C"/>
    <w:rsid w:val="00FB02B1"/>
    <w:rsid w:val="00FB05CB"/>
    <w:rsid w:val="00FB0934"/>
    <w:rsid w:val="00FC020C"/>
    <w:rsid w:val="00FD20F5"/>
    <w:rsid w:val="00FD49D0"/>
    <w:rsid w:val="00FE28A4"/>
    <w:rsid w:val="00FE306E"/>
    <w:rsid w:val="00FF1747"/>
    <w:rsid w:val="00FF1EFA"/>
    <w:rsid w:val="00FF2EAB"/>
    <w:rsid w:val="00FF300D"/>
    <w:rsid w:val="00FF4BDC"/>
    <w:rsid w:val="00FF53AE"/>
    <w:rsid w:val="00FF53B6"/>
    <w:rsid w:val="00FF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5B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A3AD9"/>
    <w:pPr>
      <w:keepNext/>
      <w:keepLines/>
      <w:spacing w:before="480"/>
      <w:ind w:left="1056" w:right="34"/>
      <w:outlineLvl w:val="0"/>
    </w:pPr>
    <w:rPr>
      <w:rFonts w:ascii="Univers CE 45 Light" w:eastAsiaTheme="majorEastAsia" w:hAnsi="Univers CE 45 Light" w:cstheme="majorBidi"/>
      <w:b/>
      <w:bCs/>
      <w:sz w:val="27"/>
      <w:szCs w:val="27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3AD9"/>
    <w:pPr>
      <w:keepNext/>
      <w:keepLines/>
      <w:spacing w:before="200"/>
      <w:ind w:left="851"/>
      <w:outlineLvl w:val="1"/>
    </w:pPr>
    <w:rPr>
      <w:rFonts w:ascii="Univers LT 55" w:eastAsiaTheme="majorEastAsia" w:hAnsi="Univers LT 55" w:cstheme="majorBidi"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5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E20026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3AD9"/>
    <w:rPr>
      <w:rFonts w:ascii="Univers CE 45 Light" w:eastAsiaTheme="majorEastAsia" w:hAnsi="Univers CE 45 Light" w:cstheme="majorBidi"/>
      <w:b/>
      <w:bCs/>
      <w:sz w:val="27"/>
      <w:szCs w:val="27"/>
      <w:lang w:val="en-US"/>
    </w:rPr>
  </w:style>
  <w:style w:type="paragraph" w:styleId="Paragraphedeliste">
    <w:name w:val="List Paragraph"/>
    <w:basedOn w:val="Normal"/>
    <w:uiPriority w:val="34"/>
    <w:qFormat/>
    <w:rsid w:val="007E1CA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D6E7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D6E78"/>
    <w:rPr>
      <w:rFonts w:ascii="Tahoma" w:hAnsi="Tahoma" w:cs="Tahoma"/>
      <w:sz w:val="16"/>
      <w:szCs w:val="16"/>
    </w:rPr>
  </w:style>
  <w:style w:type="character" w:styleId="Appelnotedebasdep">
    <w:name w:val="footnote reference"/>
    <w:basedOn w:val="Policepardfaut"/>
    <w:semiHidden/>
    <w:rsid w:val="00CB68FD"/>
    <w:rPr>
      <w:vertAlign w:val="superscript"/>
    </w:rPr>
  </w:style>
  <w:style w:type="paragraph" w:customStyle="1" w:styleId="Author">
    <w:name w:val="Author"/>
    <w:basedOn w:val="Normal"/>
    <w:rsid w:val="009445B5"/>
    <w:pPr>
      <w:spacing w:after="80"/>
      <w:jc w:val="center"/>
    </w:pPr>
    <w:rPr>
      <w:sz w:val="24"/>
    </w:rPr>
  </w:style>
  <w:style w:type="paragraph" w:styleId="Notedebasdepage">
    <w:name w:val="footnote text"/>
    <w:basedOn w:val="Normal"/>
    <w:link w:val="NotedebasdepageCar"/>
    <w:semiHidden/>
    <w:rsid w:val="00CB68FD"/>
    <w:pPr>
      <w:spacing w:before="120" w:after="120"/>
      <w:ind w:left="708"/>
      <w:jc w:val="left"/>
    </w:pPr>
    <w:rPr>
      <w:rFonts w:ascii="Univers CE 45 Light" w:hAnsi="Univers CE 45 Light"/>
      <w:szCs w:val="18"/>
    </w:rPr>
  </w:style>
  <w:style w:type="character" w:customStyle="1" w:styleId="NotedebasdepageCar">
    <w:name w:val="Note de bas de page Car"/>
    <w:basedOn w:val="Policepardfaut"/>
    <w:link w:val="Notedebasdepage"/>
    <w:semiHidden/>
    <w:rsid w:val="00CB68FD"/>
    <w:rPr>
      <w:rFonts w:ascii="Univers CE 45 Light" w:eastAsia="Times New Roman" w:hAnsi="Univers CE 45 Light" w:cs="Times New Roman"/>
      <w:sz w:val="20"/>
      <w:szCs w:val="18"/>
      <w:lang w:val="en-US"/>
    </w:rPr>
  </w:style>
  <w:style w:type="paragraph" w:styleId="En-tte">
    <w:name w:val="header"/>
    <w:basedOn w:val="Normal"/>
    <w:link w:val="En-tt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FA3AD9"/>
    <w:rPr>
      <w:rFonts w:ascii="Univers LT 55" w:eastAsiaTheme="majorEastAsia" w:hAnsi="Univers LT 55" w:cstheme="majorBidi"/>
      <w:bCs/>
      <w:sz w:val="26"/>
      <w:szCs w:val="26"/>
      <w:lang w:val="en-US"/>
    </w:rPr>
  </w:style>
  <w:style w:type="paragraph" w:styleId="Lgende">
    <w:name w:val="caption"/>
    <w:basedOn w:val="Normal"/>
    <w:next w:val="Normal"/>
    <w:qFormat/>
    <w:rsid w:val="00670B71"/>
    <w:pPr>
      <w:spacing w:before="120" w:after="120"/>
      <w:jc w:val="center"/>
    </w:pPr>
    <w:rPr>
      <w:b/>
    </w:rPr>
  </w:style>
  <w:style w:type="paragraph" w:customStyle="1" w:styleId="CitationBiblio">
    <w:name w:val="CitationBiblio"/>
    <w:basedOn w:val="Normal"/>
    <w:next w:val="Normal"/>
    <w:rsid w:val="00670B71"/>
    <w:pPr>
      <w:spacing w:before="40" w:line="240" w:lineRule="atLeast"/>
    </w:pPr>
    <w:rPr>
      <w:snapToGrid w:val="0"/>
      <w:sz w:val="18"/>
      <w:lang w:eastAsia="fr-FR"/>
    </w:rPr>
  </w:style>
  <w:style w:type="character" w:styleId="Textedelespacerserv">
    <w:name w:val="Placeholder Text"/>
    <w:basedOn w:val="Policepardfaut"/>
    <w:uiPriority w:val="99"/>
    <w:semiHidden/>
    <w:rsid w:val="00661EBC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405A82"/>
    <w:rPr>
      <w:color w:val="00449E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A91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915A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915A8"/>
    <w:rPr>
      <w:rFonts w:ascii="Courier New" w:eastAsia="Times New Roman" w:hAnsi="Courier New" w:cs="Courier New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E76AF3"/>
    <w:pPr>
      <w:tabs>
        <w:tab w:val="left" w:pos="709"/>
        <w:tab w:val="right" w:leader="dot" w:pos="10514"/>
      </w:tabs>
      <w:spacing w:after="100"/>
      <w:ind w:left="425"/>
    </w:pPr>
  </w:style>
  <w:style w:type="paragraph" w:styleId="TM2">
    <w:name w:val="toc 2"/>
    <w:basedOn w:val="Normal"/>
    <w:next w:val="Normal"/>
    <w:autoRedefine/>
    <w:uiPriority w:val="39"/>
    <w:unhideWhenUsed/>
    <w:rsid w:val="008C22C5"/>
    <w:pPr>
      <w:spacing w:after="100"/>
      <w:ind w:left="20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A3AD9"/>
    <w:pPr>
      <w:spacing w:line="276" w:lineRule="auto"/>
      <w:ind w:left="0" w:right="0"/>
      <w:jc w:val="left"/>
      <w:outlineLvl w:val="9"/>
    </w:pPr>
    <w:rPr>
      <w:rFonts w:asciiTheme="majorHAnsi" w:hAnsiTheme="majorHAnsi"/>
      <w:color w:val="A9001B" w:themeColor="accent1" w:themeShade="BF"/>
      <w:sz w:val="28"/>
      <w:szCs w:val="28"/>
      <w:lang w:val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FA3AD9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B68FD"/>
  </w:style>
  <w:style w:type="character" w:customStyle="1" w:styleId="NotedefinCar">
    <w:name w:val="Note de fin Car"/>
    <w:basedOn w:val="Policepardfaut"/>
    <w:link w:val="Notedefin"/>
    <w:uiPriority w:val="99"/>
    <w:semiHidden/>
    <w:rsid w:val="00CB68FD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ppeldenotedefin">
    <w:name w:val="endnote reference"/>
    <w:basedOn w:val="Policepardfaut"/>
    <w:uiPriority w:val="99"/>
    <w:semiHidden/>
    <w:unhideWhenUsed/>
    <w:rsid w:val="00CB68FD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9C52CE"/>
    <w:rPr>
      <w:rFonts w:asciiTheme="majorHAnsi" w:eastAsiaTheme="majorEastAsia" w:hAnsiTheme="majorHAnsi" w:cstheme="majorBidi"/>
      <w:b/>
      <w:bCs/>
      <w:color w:val="E20026" w:themeColor="accent1"/>
      <w:sz w:val="20"/>
      <w:szCs w:val="20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251B2A"/>
    <w:pPr>
      <w:pBdr>
        <w:bottom w:val="single" w:sz="8" w:space="4" w:color="E20026" w:themeColor="accent1"/>
      </w:pBdr>
      <w:spacing w:after="300"/>
      <w:contextualSpacing/>
    </w:pPr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51B2A"/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  <w:lang w:val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51B2A"/>
    <w:pPr>
      <w:pBdr>
        <w:bottom w:val="single" w:sz="4" w:space="4" w:color="E20026" w:themeColor="accent1"/>
      </w:pBdr>
      <w:spacing w:before="200" w:after="280"/>
      <w:ind w:left="936" w:right="936"/>
    </w:pPr>
    <w:rPr>
      <w:b/>
      <w:bCs/>
      <w:i/>
      <w:iCs/>
      <w:color w:val="E2002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51B2A"/>
    <w:rPr>
      <w:rFonts w:ascii="Times New Roman" w:eastAsia="Times New Roman" w:hAnsi="Times New Roman" w:cs="Times New Roman"/>
      <w:b/>
      <w:bCs/>
      <w:i/>
      <w:iCs/>
      <w:color w:val="E20026" w:themeColor="accent1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427B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frenceple">
    <w:name w:val="Subtle Reference"/>
    <w:basedOn w:val="Policepardfaut"/>
    <w:uiPriority w:val="31"/>
    <w:qFormat/>
    <w:rsid w:val="00EC5067"/>
    <w:rPr>
      <w:smallCaps/>
      <w:color w:val="F39A26" w:themeColor="accent2"/>
      <w:u w:val="single"/>
    </w:rPr>
  </w:style>
  <w:style w:type="table" w:styleId="Listefonce-Accent5">
    <w:name w:val="Dark List Accent 5"/>
    <w:basedOn w:val="TableauNormal"/>
    <w:uiPriority w:val="70"/>
    <w:rsid w:val="00897AD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6D8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354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516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516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516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5161" w:themeFill="accent5" w:themeFillShade="BF"/>
      </w:tcPr>
    </w:tblStylePr>
  </w:style>
  <w:style w:type="table" w:styleId="Grillemoyenne3-Accent6">
    <w:name w:val="Medium Grid 3 Accent 6"/>
    <w:basedOn w:val="TableauNormal"/>
    <w:uiPriority w:val="69"/>
    <w:rsid w:val="00E36D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BD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717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717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6717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6717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7B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7BF" w:themeFill="accent6" w:themeFillTint="7F"/>
      </w:tcPr>
    </w:tblStylePr>
  </w:style>
  <w:style w:type="table" w:styleId="Listefonce-Accent4">
    <w:name w:val="Dark List Accent 4"/>
    <w:basedOn w:val="TableauNormal"/>
    <w:uiPriority w:val="70"/>
    <w:rsid w:val="00E36DE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443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171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E221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E221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221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2218" w:themeFill="accent4" w:themeFillShade="BF"/>
      </w:tcPr>
    </w:tblStylePr>
  </w:style>
  <w:style w:type="table" w:styleId="Tramemoyenne2-Accent4">
    <w:name w:val="Medium Shading 2 Accent 4"/>
    <w:basedOn w:val="TableauNormal"/>
    <w:uiPriority w:val="64"/>
    <w:rsid w:val="008D64D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43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43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443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fonce-Accent1">
    <w:name w:val="Dark List Accent 1"/>
    <w:basedOn w:val="TableauNormal"/>
    <w:uiPriority w:val="70"/>
    <w:rsid w:val="008D6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002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0001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9001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9001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001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001B" w:themeFill="accent1" w:themeFillShade="B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5B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A3AD9"/>
    <w:pPr>
      <w:keepNext/>
      <w:keepLines/>
      <w:spacing w:before="480"/>
      <w:ind w:left="1056" w:right="34"/>
      <w:outlineLvl w:val="0"/>
    </w:pPr>
    <w:rPr>
      <w:rFonts w:ascii="Univers CE 45 Light" w:eastAsiaTheme="majorEastAsia" w:hAnsi="Univers CE 45 Light" w:cstheme="majorBidi"/>
      <w:b/>
      <w:bCs/>
      <w:sz w:val="27"/>
      <w:szCs w:val="27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3AD9"/>
    <w:pPr>
      <w:keepNext/>
      <w:keepLines/>
      <w:spacing w:before="200"/>
      <w:ind w:left="851"/>
      <w:outlineLvl w:val="1"/>
    </w:pPr>
    <w:rPr>
      <w:rFonts w:ascii="Univers LT 55" w:eastAsiaTheme="majorEastAsia" w:hAnsi="Univers LT 55" w:cstheme="majorBidi"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3AD9"/>
    <w:rPr>
      <w:rFonts w:ascii="Univers CE 45 Light" w:eastAsiaTheme="majorEastAsia" w:hAnsi="Univers CE 45 Light" w:cstheme="majorBidi"/>
      <w:b/>
      <w:bCs/>
      <w:sz w:val="27"/>
      <w:szCs w:val="27"/>
      <w:lang w:val="en-US"/>
    </w:rPr>
  </w:style>
  <w:style w:type="paragraph" w:styleId="Paragraphedeliste">
    <w:name w:val="List Paragraph"/>
    <w:basedOn w:val="Normal"/>
    <w:uiPriority w:val="34"/>
    <w:qFormat/>
    <w:rsid w:val="007E1CA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D6E7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D6E78"/>
    <w:rPr>
      <w:rFonts w:ascii="Tahoma" w:hAnsi="Tahoma" w:cs="Tahoma"/>
      <w:sz w:val="16"/>
      <w:szCs w:val="16"/>
    </w:rPr>
  </w:style>
  <w:style w:type="character" w:styleId="Appelnotedebasdep">
    <w:name w:val="footnote reference"/>
    <w:basedOn w:val="Policepardfaut"/>
    <w:semiHidden/>
    <w:rsid w:val="00CB68FD"/>
    <w:rPr>
      <w:vertAlign w:val="superscript"/>
    </w:rPr>
  </w:style>
  <w:style w:type="paragraph" w:customStyle="1" w:styleId="Author">
    <w:name w:val="Author"/>
    <w:basedOn w:val="Normal"/>
    <w:rsid w:val="009445B5"/>
    <w:pPr>
      <w:spacing w:after="80"/>
      <w:jc w:val="center"/>
    </w:pPr>
    <w:rPr>
      <w:sz w:val="24"/>
    </w:rPr>
  </w:style>
  <w:style w:type="paragraph" w:styleId="Notedebasdepage">
    <w:name w:val="footnote text"/>
    <w:basedOn w:val="Normal"/>
    <w:link w:val="NotedebasdepageCar"/>
    <w:semiHidden/>
    <w:rsid w:val="00CB68FD"/>
    <w:pPr>
      <w:spacing w:before="120" w:after="120"/>
      <w:ind w:left="708"/>
      <w:jc w:val="left"/>
    </w:pPr>
    <w:rPr>
      <w:rFonts w:ascii="Univers CE 45 Light" w:hAnsi="Univers CE 45 Light"/>
      <w:szCs w:val="18"/>
    </w:rPr>
  </w:style>
  <w:style w:type="character" w:customStyle="1" w:styleId="NotedebasdepageCar">
    <w:name w:val="Note de bas de page Car"/>
    <w:basedOn w:val="Policepardfaut"/>
    <w:link w:val="Notedebasdepage"/>
    <w:semiHidden/>
    <w:rsid w:val="00CB68FD"/>
    <w:rPr>
      <w:rFonts w:ascii="Univers CE 45 Light" w:eastAsia="Times New Roman" w:hAnsi="Univers CE 45 Light" w:cs="Times New Roman"/>
      <w:sz w:val="20"/>
      <w:szCs w:val="18"/>
      <w:lang w:val="en-US"/>
    </w:rPr>
  </w:style>
  <w:style w:type="paragraph" w:styleId="En-tte">
    <w:name w:val="header"/>
    <w:basedOn w:val="Normal"/>
    <w:link w:val="En-tt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FA3AD9"/>
    <w:rPr>
      <w:rFonts w:ascii="Univers LT 55" w:eastAsiaTheme="majorEastAsia" w:hAnsi="Univers LT 55" w:cstheme="majorBidi"/>
      <w:bCs/>
      <w:sz w:val="26"/>
      <w:szCs w:val="26"/>
      <w:lang w:val="en-US"/>
    </w:rPr>
  </w:style>
  <w:style w:type="paragraph" w:styleId="Lgende">
    <w:name w:val="caption"/>
    <w:basedOn w:val="Normal"/>
    <w:next w:val="Normal"/>
    <w:qFormat/>
    <w:rsid w:val="00670B71"/>
    <w:pPr>
      <w:spacing w:before="120" w:after="120"/>
      <w:jc w:val="center"/>
    </w:pPr>
    <w:rPr>
      <w:b/>
    </w:rPr>
  </w:style>
  <w:style w:type="paragraph" w:customStyle="1" w:styleId="CitationBiblio">
    <w:name w:val="CitationBiblio"/>
    <w:basedOn w:val="Normal"/>
    <w:next w:val="Normal"/>
    <w:rsid w:val="00670B71"/>
    <w:pPr>
      <w:spacing w:before="40" w:line="240" w:lineRule="atLeast"/>
    </w:pPr>
    <w:rPr>
      <w:snapToGrid w:val="0"/>
      <w:sz w:val="18"/>
      <w:lang w:eastAsia="fr-FR"/>
    </w:rPr>
  </w:style>
  <w:style w:type="character" w:styleId="Textedelespacerserv">
    <w:name w:val="Placeholder Text"/>
    <w:basedOn w:val="Policepardfaut"/>
    <w:uiPriority w:val="99"/>
    <w:semiHidden/>
    <w:rsid w:val="00661EBC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405A82"/>
    <w:rPr>
      <w:color w:val="00449E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A91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915A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915A8"/>
    <w:rPr>
      <w:rFonts w:ascii="Courier New" w:eastAsia="Times New Roman" w:hAnsi="Courier New" w:cs="Courier New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E76AF3"/>
    <w:pPr>
      <w:tabs>
        <w:tab w:val="left" w:pos="709"/>
        <w:tab w:val="right" w:leader="dot" w:pos="10514"/>
      </w:tabs>
      <w:spacing w:after="100"/>
      <w:ind w:left="425"/>
    </w:pPr>
  </w:style>
  <w:style w:type="paragraph" w:styleId="TM2">
    <w:name w:val="toc 2"/>
    <w:basedOn w:val="Normal"/>
    <w:next w:val="Normal"/>
    <w:autoRedefine/>
    <w:uiPriority w:val="39"/>
    <w:unhideWhenUsed/>
    <w:rsid w:val="008C22C5"/>
    <w:pPr>
      <w:spacing w:after="100"/>
      <w:ind w:left="20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A3AD9"/>
    <w:pPr>
      <w:spacing w:line="276" w:lineRule="auto"/>
      <w:ind w:left="0" w:right="0"/>
      <w:jc w:val="left"/>
      <w:outlineLvl w:val="9"/>
    </w:pPr>
    <w:rPr>
      <w:rFonts w:asciiTheme="majorHAnsi" w:hAnsiTheme="majorHAnsi"/>
      <w:color w:val="A9001B" w:themeColor="accent1" w:themeShade="BF"/>
      <w:sz w:val="28"/>
      <w:szCs w:val="28"/>
      <w:lang w:val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FA3AD9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B68FD"/>
  </w:style>
  <w:style w:type="character" w:customStyle="1" w:styleId="NotedefinCar">
    <w:name w:val="Note de fin Car"/>
    <w:basedOn w:val="Policepardfaut"/>
    <w:link w:val="Notedefin"/>
    <w:uiPriority w:val="99"/>
    <w:semiHidden/>
    <w:rsid w:val="00CB68FD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ppeldenotedefin">
    <w:name w:val="endnote reference"/>
    <w:basedOn w:val="Policepardfaut"/>
    <w:uiPriority w:val="99"/>
    <w:semiHidden/>
    <w:unhideWhenUsed/>
    <w:rsid w:val="00CB68F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9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7.jpeg"/><Relationship Id="rId26" Type="http://schemas.openxmlformats.org/officeDocument/2006/relationships/hyperlink" Target="http://hal.inria.fr/hal-00766682/fr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developper.nvidia.com/cuda-download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hyperlink" Target="http://glm.g-truc.net/0.9.5/index.html" TargetMode="External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tin\AppData\Local\Temp\$$_A3EF\rt-grenob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8DE8EACDA34CAE90F953B66A8A0F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8E9C03-D3E6-4CB0-8F52-8E55F481A5C9}"/>
      </w:docPartPr>
      <w:docPartBody>
        <w:p w:rsidR="00A02AEA" w:rsidRDefault="00874BBB">
          <w:pPr>
            <w:pStyle w:val="078DE8EACDA34CAE90F953B66A8A0FDF"/>
          </w:pPr>
          <w:r w:rsidRPr="002F320F">
            <w:rPr>
              <w:rStyle w:val="Textedelespacerserv"/>
            </w:rPr>
            <w:t>[Titre ]</w:t>
          </w:r>
        </w:p>
      </w:docPartBody>
    </w:docPart>
    <w:docPart>
      <w:docPartPr>
        <w:name w:val="D5FC0228213A41CFA85EBDDE8C9062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7C0467-8100-4D02-8B85-7CF14F6BC8D5}"/>
      </w:docPartPr>
      <w:docPartBody>
        <w:p w:rsidR="00A02AEA" w:rsidRDefault="00874BBB">
          <w:pPr>
            <w:pStyle w:val="D5FC0228213A41CFA85EBDDE8C9062B2"/>
          </w:pPr>
          <w:r w:rsidRPr="000B4C11">
            <w:rPr>
              <w:rFonts w:ascii="Univers CE 45 Light" w:hAnsi="Univers CE 45 Light"/>
              <w:sz w:val="24"/>
              <w:szCs w:val="54"/>
            </w:rPr>
            <w:t>Prénom Nom</w:t>
          </w:r>
        </w:p>
      </w:docPartBody>
    </w:docPart>
    <w:docPart>
      <w:docPartPr>
        <w:name w:val="FD6DD10CFEEC4D5B9EF7A25D73E16B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00A8A7-75C2-4B29-A832-E7592F83A2C6}"/>
      </w:docPartPr>
      <w:docPartBody>
        <w:p w:rsidR="00A02AEA" w:rsidRDefault="00874BBB">
          <w:pPr>
            <w:pStyle w:val="FD6DD10CFEEC4D5B9EF7A25D73E16B65"/>
          </w:pPr>
          <w:r w:rsidRPr="000B4C11">
            <w:rPr>
              <w:rFonts w:ascii="Univers CE 45 Light" w:hAnsi="Univers CE 45 Light"/>
              <w:sz w:val="24"/>
              <w:szCs w:val="54"/>
            </w:rPr>
            <w:t>Prénom Nom</w:t>
          </w:r>
        </w:p>
      </w:docPartBody>
    </w:docPart>
    <w:docPart>
      <w:docPartPr>
        <w:name w:val="302A2B8F996D4263903AAE07D0D1E1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8277A8-E9FE-420E-A98A-EF3BFDD28189}"/>
      </w:docPartPr>
      <w:docPartBody>
        <w:p w:rsidR="00A02AEA" w:rsidRDefault="00874BBB">
          <w:pPr>
            <w:pStyle w:val="302A2B8F996D4263903AAE07D0D1E179"/>
          </w:pPr>
          <w:r w:rsidRPr="000B4C11">
            <w:rPr>
              <w:rFonts w:ascii="Univers CE 45 Light" w:hAnsi="Univers CE 45 Light"/>
              <w:sz w:val="24"/>
              <w:szCs w:val="54"/>
            </w:rPr>
            <w:t>XX</w:t>
          </w:r>
        </w:p>
      </w:docPartBody>
    </w:docPart>
    <w:docPart>
      <w:docPartPr>
        <w:name w:val="F7B51C9DD6E443FB9DAFAFACA8AADD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448993-DE65-415E-8C35-8F42CFDD9B36}"/>
      </w:docPartPr>
      <w:docPartBody>
        <w:p w:rsidR="00A02AEA" w:rsidRDefault="00874BBB">
          <w:pPr>
            <w:pStyle w:val="F7B51C9DD6E443FB9DAFAFACA8AADD0F"/>
          </w:pPr>
          <w:r w:rsidRPr="000B4C11">
            <w:rPr>
              <w:rFonts w:ascii="Univers 57 Condensed" w:hAnsi="Univers 57 Condensed"/>
              <w:sz w:val="21"/>
              <w:szCs w:val="21"/>
            </w:rPr>
            <w:t>9999</w:t>
          </w:r>
        </w:p>
      </w:docPartBody>
    </w:docPart>
    <w:docPart>
      <w:docPartPr>
        <w:name w:val="5995C62859FB4866AFF561E3159EADC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C0522AA-5881-44BA-A7E5-06A1F1C66CF1}"/>
      </w:docPartPr>
      <w:docPartBody>
        <w:p w:rsidR="00A02AEA" w:rsidRDefault="00874BBB">
          <w:pPr>
            <w:pStyle w:val="5995C62859FB4866AFF561E3159EADC2"/>
          </w:pPr>
          <w:r w:rsidRPr="000B4C11">
            <w:rPr>
              <w:rFonts w:ascii="Univers 57 Condensed" w:hAnsi="Univers 57 Condensed"/>
              <w:szCs w:val="21"/>
            </w:rPr>
            <w:t>March 2012</w:t>
          </w:r>
          <w:r w:rsidRPr="000B4C11">
            <w:rPr>
              <w:rStyle w:val="Textedelespacerserv"/>
              <w:rFonts w:eastAsiaTheme="minorHAnsi"/>
              <w:sz w:val="18"/>
            </w:rPr>
            <w:t xml:space="preserve"> </w:t>
          </w:r>
        </w:p>
      </w:docPartBody>
    </w:docPart>
    <w:docPart>
      <w:docPartPr>
        <w:name w:val="CB22DE24F109488DAE7854B38BE4B3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A6800D-D0EC-40B8-B879-3703186BD76A}"/>
      </w:docPartPr>
      <w:docPartBody>
        <w:p w:rsidR="00A02AEA" w:rsidRDefault="00874BBB">
          <w:pPr>
            <w:pStyle w:val="CB22DE24F109488DAE7854B38BE4B33A"/>
          </w:pPr>
          <w:r>
            <w:rPr>
              <w:rFonts w:ascii="Univers CE 45 Light" w:hAnsi="Univers CE 45 Light"/>
              <w:sz w:val="24"/>
              <w:szCs w:val="54"/>
            </w:rPr>
            <w:t>99</w:t>
          </w:r>
        </w:p>
      </w:docPartBody>
    </w:docPart>
    <w:docPart>
      <w:docPartPr>
        <w:name w:val="98BE4B067DE24494950D5D8984F6BE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672C7C-A05A-4CAB-9500-4F3860855844}"/>
      </w:docPartPr>
      <w:docPartBody>
        <w:p w:rsidR="00A02AEA" w:rsidRDefault="00874BBB">
          <w:pPr>
            <w:pStyle w:val="98BE4B067DE24494950D5D8984F6BEF4"/>
          </w:pPr>
          <w:r w:rsidRPr="002F320F">
            <w:rPr>
              <w:rStyle w:val="Textedelespacerserv"/>
            </w:rPr>
            <w:t>[Titre ]</w:t>
          </w:r>
        </w:p>
      </w:docPartBody>
    </w:docPart>
    <w:docPart>
      <w:docPartPr>
        <w:name w:val="2E7337D571E34048960E33784E0F44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BA6DCB-EECA-4A83-8BA7-0E7DC431A5A7}"/>
      </w:docPartPr>
      <w:docPartBody>
        <w:p w:rsidR="00A02AEA" w:rsidRDefault="00874BBB">
          <w:pPr>
            <w:pStyle w:val="2E7337D571E34048960E33784E0F44E6"/>
          </w:pPr>
          <w:r w:rsidRPr="00E6384E">
            <w:rPr>
              <w:rStyle w:val="Textedelespacerserv"/>
            </w:rPr>
            <w:t>[Résumé]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 CE 45 Light">
    <w:altName w:val="Microsoft YaHei"/>
    <w:charset w:val="00"/>
    <w:family w:val="auto"/>
    <w:pitch w:val="variable"/>
    <w:sig w:usb0="00000001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Univers LT 55">
    <w:altName w:val="Bell MT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Univers 57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LT 45 Ligh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Sa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02AEA"/>
    <w:rsid w:val="0010414F"/>
    <w:rsid w:val="00271566"/>
    <w:rsid w:val="002B2EAC"/>
    <w:rsid w:val="0031752F"/>
    <w:rsid w:val="00350778"/>
    <w:rsid w:val="0047035B"/>
    <w:rsid w:val="004E641B"/>
    <w:rsid w:val="00874BBB"/>
    <w:rsid w:val="008E7382"/>
    <w:rsid w:val="0094476C"/>
    <w:rsid w:val="00A02AEA"/>
    <w:rsid w:val="00B65CD1"/>
    <w:rsid w:val="00CA69CC"/>
    <w:rsid w:val="00CD6276"/>
    <w:rsid w:val="00D67B92"/>
    <w:rsid w:val="00DA442A"/>
    <w:rsid w:val="00E31FC6"/>
    <w:rsid w:val="00FE2B06"/>
    <w:rsid w:val="00FF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76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4476C"/>
    <w:rPr>
      <w:color w:val="808080"/>
    </w:rPr>
  </w:style>
  <w:style w:type="paragraph" w:customStyle="1" w:styleId="078DE8EACDA34CAE90F953B66A8A0FDF">
    <w:name w:val="078DE8EACDA34CAE90F953B66A8A0FDF"/>
    <w:rsid w:val="0094476C"/>
  </w:style>
  <w:style w:type="paragraph" w:customStyle="1" w:styleId="D5FC0228213A41CFA85EBDDE8C9062B2">
    <w:name w:val="D5FC0228213A41CFA85EBDDE8C9062B2"/>
    <w:rsid w:val="0094476C"/>
  </w:style>
  <w:style w:type="paragraph" w:customStyle="1" w:styleId="FD6DD10CFEEC4D5B9EF7A25D73E16B65">
    <w:name w:val="FD6DD10CFEEC4D5B9EF7A25D73E16B65"/>
    <w:rsid w:val="0094476C"/>
  </w:style>
  <w:style w:type="paragraph" w:customStyle="1" w:styleId="509CF1E4BD364531B4F3678EF99E2960">
    <w:name w:val="509CF1E4BD364531B4F3678EF99E2960"/>
    <w:rsid w:val="0094476C"/>
  </w:style>
  <w:style w:type="paragraph" w:customStyle="1" w:styleId="302A2B8F996D4263903AAE07D0D1E179">
    <w:name w:val="302A2B8F996D4263903AAE07D0D1E179"/>
    <w:rsid w:val="0094476C"/>
  </w:style>
  <w:style w:type="paragraph" w:customStyle="1" w:styleId="F7B51C9DD6E443FB9DAFAFACA8AADD0F">
    <w:name w:val="F7B51C9DD6E443FB9DAFAFACA8AADD0F"/>
    <w:rsid w:val="0094476C"/>
  </w:style>
  <w:style w:type="paragraph" w:customStyle="1" w:styleId="5995C62859FB4866AFF561E3159EADC2">
    <w:name w:val="5995C62859FB4866AFF561E3159EADC2"/>
    <w:rsid w:val="0094476C"/>
  </w:style>
  <w:style w:type="paragraph" w:customStyle="1" w:styleId="CB22DE24F109488DAE7854B38BE4B33A">
    <w:name w:val="CB22DE24F109488DAE7854B38BE4B33A"/>
    <w:rsid w:val="0094476C"/>
  </w:style>
  <w:style w:type="paragraph" w:customStyle="1" w:styleId="98BE4B067DE24494950D5D8984F6BEF4">
    <w:name w:val="98BE4B067DE24494950D5D8984F6BEF4"/>
    <w:rsid w:val="0094476C"/>
  </w:style>
  <w:style w:type="paragraph" w:customStyle="1" w:styleId="2E7337D571E34048960E33784E0F44E6">
    <w:name w:val="2E7337D571E34048960E33784E0F44E6"/>
    <w:rsid w:val="0094476C"/>
  </w:style>
  <w:style w:type="paragraph" w:customStyle="1" w:styleId="5B0AC687BF744F34BC3E3D2AE6BFBEF6">
    <w:name w:val="5B0AC687BF744F34BC3E3D2AE6BFBEF6"/>
    <w:rsid w:val="0094476C"/>
  </w:style>
  <w:style w:type="paragraph" w:customStyle="1" w:styleId="E1E5BCAAA3BB4689A7624B69BCC868E2">
    <w:name w:val="E1E5BCAAA3BB4689A7624B69BCC868E2"/>
    <w:rsid w:val="0094476C"/>
  </w:style>
  <w:style w:type="paragraph" w:customStyle="1" w:styleId="64B198F9EF4E458EBA470D1A90E320EA">
    <w:name w:val="64B198F9EF4E458EBA470D1A90E320EA"/>
    <w:rsid w:val="0094476C"/>
  </w:style>
  <w:style w:type="paragraph" w:customStyle="1" w:styleId="DA767FF344704FE7B64DE2DB6BEF3618">
    <w:name w:val="DA767FF344704FE7B64DE2DB6BEF3618"/>
    <w:rsid w:val="0094476C"/>
  </w:style>
  <w:style w:type="paragraph" w:customStyle="1" w:styleId="E1E047D3FD18485A809C0DC4DD574438">
    <w:name w:val="E1E047D3FD18485A809C0DC4DD574438"/>
    <w:rsid w:val="0094476C"/>
  </w:style>
  <w:style w:type="paragraph" w:customStyle="1" w:styleId="04B92199F455494AB668078A26A60F11">
    <w:name w:val="04B92199F455494AB668078A26A60F11"/>
    <w:rsid w:val="0094476C"/>
  </w:style>
  <w:style w:type="paragraph" w:customStyle="1" w:styleId="A1ED5510BEC4435DA86A65EF5C805C8A">
    <w:name w:val="A1ED5510BEC4435DA86A65EF5C805C8A"/>
    <w:rsid w:val="0094476C"/>
  </w:style>
  <w:style w:type="paragraph" w:customStyle="1" w:styleId="B6FC1DE1722F4E729CF9886252839761">
    <w:name w:val="B6FC1DE1722F4E729CF9886252839761"/>
    <w:rsid w:val="0094476C"/>
  </w:style>
  <w:style w:type="paragraph" w:customStyle="1" w:styleId="167E35C86D794352A8193C317ED7F929">
    <w:name w:val="167E35C86D794352A8193C317ED7F929"/>
    <w:rsid w:val="0094476C"/>
  </w:style>
  <w:style w:type="paragraph" w:customStyle="1" w:styleId="4E6430FAFD59440CA2008D82C87374B4">
    <w:name w:val="4E6430FAFD59440CA2008D82C87374B4"/>
    <w:rsid w:val="0094476C"/>
  </w:style>
  <w:style w:type="paragraph" w:customStyle="1" w:styleId="2D206D95044C45C6AD2B6F0A60ADCDCA">
    <w:name w:val="2D206D95044C45C6AD2B6F0A60ADCDCA"/>
    <w:rsid w:val="0094476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Verve">
  <a:themeElements>
    <a:clrScheme name="Inria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E20026"/>
      </a:accent1>
      <a:accent2>
        <a:srgbClr val="F39A26"/>
      </a:accent2>
      <a:accent3>
        <a:srgbClr val="FECD1B"/>
      </a:accent3>
      <a:accent4>
        <a:srgbClr val="E64439"/>
      </a:accent4>
      <a:accent5>
        <a:srgbClr val="266D83"/>
      </a:accent5>
      <a:accent6>
        <a:srgbClr val="86717F"/>
      </a:accent6>
      <a:hlink>
        <a:srgbClr val="00449E"/>
      </a:hlink>
      <a:folHlink>
        <a:srgbClr val="C0000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is the GigaVoxels library programming guide for developers. It is an deep insight for make benefit glorious nation of voxels worshipers.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Espace_réservé1</b:Tag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F42497-4ABB-4B95-8A3D-5AEB7CB23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rt-grenoble.dotx</Template>
  <TotalTime>1191</TotalTime>
  <Pages>1</Pages>
  <Words>1749</Words>
  <Characters>9621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GigaSpace, getting started guide for Microsoft Windows</vt:lpstr>
    </vt:vector>
  </TitlesOfParts>
  <Manager>Pascal Guehl</Manager>
  <Company>INRIA</Company>
  <LinksUpToDate>false</LinksUpToDate>
  <CharactersWithSpaces>11348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GigaSpace, getting started guide for Microsoft Windows</dc:title>
  <dc:subject>Programming guide</dc:subject>
  <dc:creator>Pascal Guehl</dc:creator>
  <cp:lastModifiedBy>PascalGuehl</cp:lastModifiedBy>
  <cp:revision>869</cp:revision>
  <cp:lastPrinted>2014-05-14T20:25:00Z</cp:lastPrinted>
  <dcterms:created xsi:type="dcterms:W3CDTF">2012-12-23T03:22:00Z</dcterms:created>
  <dcterms:modified xsi:type="dcterms:W3CDTF">2014-05-14T20:29:00Z</dcterms:modified>
  <cp:contentStatus>Brouillon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1" linkTarget="_Ref24777735">
    <vt:lpwstr>Using automatic references.2.1 Figure.If you need to refer to a figure, first select Figure, then Reference/Insert Legend (numbering is automatic). .To refer to this figure, Reference/Cross reference (Renvoi), then select Figure, Text and number (Texte e</vt:lpwstr>
  </property>
  <property fmtid="{D5CDD505-2E9C-101B-9397-08002B2CF9AE}" pid="3" name="auteur2" linkTarget="_Ref24777735">
    <vt:lpwstr>Using automatic references.2.1 Figure.If you need to refer to a figure, first select Figure, then Reference/Insert Legend (numbering is automatic). .To refer to this figure, Reference/Cross reference (Renvoi), then select Figure, Text and number (Texte e</vt:lpwstr>
  </property>
  <property fmtid="{D5CDD505-2E9C-101B-9397-08002B2CF9AE}" pid="4" name="auteur3" linkTarget="_Ref24777735">
    <vt:lpwstr>Using automatic references.2.1 Figure.If you need to refer to a figure, first select Figure, then Reference/Insert Legend (numbering is automatic). .To refer to this figure, Reference/Cross reference (Renvoi), then select Figure, Text and number (Texte e</vt:lpwstr>
  </property>
</Properties>
</file>