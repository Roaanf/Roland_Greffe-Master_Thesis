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D62" w:rsidRPr="00094771" w:rsidRDefault="005C7F2E">
      <w:pPr>
        <w:rPr>
          <w:rFonts w:ascii="Univers CE 45 Light" w:hAnsi="Univers CE 45 Light"/>
          <w:sz w:val="19"/>
          <w:szCs w:val="19"/>
        </w:rPr>
      </w:pPr>
      <w:bookmarkStart w:id="0" w:name="_GoBack"/>
      <w:bookmarkEnd w:id="0"/>
      <w:r>
        <w:rPr>
          <w:rFonts w:ascii="Univers CE 45 Light" w:hAnsi="Univers CE 45 Light"/>
          <w:noProof/>
          <w:sz w:val="19"/>
          <w:szCs w:val="19"/>
          <w:lang w:val="fr-FR" w:eastAsia="fr-FR"/>
        </w:rPr>
        <w:pict>
          <v:shapetype id="_x0000_t202" coordsize="21600,21600" o:spt="202" path="m,l,21600r21600,l21600,xe">
            <v:stroke joinstyle="miter"/>
            <v:path gradientshapeok="t" o:connecttype="rect"/>
          </v:shapetype>
          <v:shape id="Text Box 17" o:spid="_x0000_s1026" type="#_x0000_t202" style="position:absolute;left:0;text-align:left;margin-left:537.75pt;margin-top:632.25pt;width:32.25pt;height:16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" stroked="f">
            <v:fill opacity="0"/>
            <v:textbox style="layout-flow:vertical;mso-layout-flow-alt:bottom-to-top">
              <w:txbxContent>
                <w:p w:rsidR="00F60A94" w:rsidRPr="006D1F48" w:rsidRDefault="00F60A94">
                  <w:pPr>
                    <w:rPr>
                      <w:rFonts w:ascii="Univers CE 45 Light" w:hAnsi="Univers CE 45 Light"/>
                      <w:sz w:val="32"/>
                    </w:rPr>
                  </w:pPr>
                  <w:r w:rsidRPr="006D1F48">
                    <w:rPr>
                      <w:rFonts w:ascii="Univers CE 45 Light" w:eastAsiaTheme="minorHAnsi" w:hAnsi="Univers CE 45 Light" w:cs="Helvetica"/>
                      <w:color w:val="FFFFFF"/>
                      <w:sz w:val="24"/>
                      <w:szCs w:val="16"/>
                      <w:lang w:val="fr-FR"/>
                    </w:rPr>
                    <w:t>ISSN 0249-6399</w:t>
                  </w:r>
                </w:p>
              </w:txbxContent>
            </v:textbox>
          </v:shape>
        </w:pict>
      </w:r>
      <w:r w:rsidR="00B90583" w:rsidRPr="00094771">
        <w:rPr>
          <w:rFonts w:ascii="Univers CE 45 Light" w:hAnsi="Univers CE 45 Light"/>
          <w:caps/>
          <w:noProof/>
          <w:sz w:val="19"/>
          <w:szCs w:val="19"/>
          <w:lang w:val="fr-FR" w:eastAsia="fr-FR"/>
        </w:rPr>
        <w:drawing>
          <wp:anchor distT="0" distB="0" distL="114300" distR="114300" simplePos="0" relativeHeight="251677696" behindDoc="1" locked="1" layoutInCell="1" allowOverlap="1">
            <wp:simplePos x="0" y="0"/>
            <wp:positionH relativeFrom="page">
              <wp:posOffset>20955</wp:posOffset>
            </wp:positionH>
            <wp:positionV relativeFrom="page">
              <wp:posOffset>0</wp:posOffset>
            </wp:positionV>
            <wp:extent cx="7555230" cy="10687050"/>
            <wp:effectExtent l="19050" t="0" r="7620" b="0"/>
            <wp:wrapNone/>
            <wp:docPr id="2" name="Image 5" des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jpg"/>
                    <pic:cNvPicPr/>
                  </pic:nvPicPr>
                  <pic:blipFill>
                    <a:blip r:embed="rId10" cstate="print"/>
                    <a:stretch>
                      <a:fillRect/>
                    </a:stretch>
                  </pic:blipFill>
                  <pic:spPr>
                    <a:xfrm>
                      <a:off x="0" y="0"/>
                      <a:ext cx="7555230" cy="10687050"/>
                    </a:xfrm>
                    <a:prstGeom prst="rect">
                      <a:avLst/>
                    </a:prstGeom>
                  </pic:spPr>
                </pic:pic>
              </a:graphicData>
            </a:graphic>
          </wp:anchor>
        </w:drawing>
      </w:r>
      <w:r>
        <w:rPr>
          <w:rFonts w:ascii="Univers CE 45 Light" w:hAnsi="Univers CE 45 Light"/>
          <w:noProof/>
          <w:sz w:val="19"/>
          <w:szCs w:val="19"/>
          <w:lang w:val="fr-FR" w:eastAsia="fr-FR"/>
        </w:rPr>
        <w:pict>
          <v:shape id="Text Box 11" o:spid="_x0000_s1027" type="#_x0000_t202" style="position:absolute;left:0;text-align:left;margin-left:49.8pt;margin-top:253.4pt;width:467.25pt;height:126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CIuAIAAMI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" filled="f" stroked="f">
            <v:textbox>
              <w:txbxContent>
                <w:sdt>
                  <w:sdtPr>
                    <w:rPr>
                      <w:rFonts w:ascii="Univers LT 55" w:hAnsi="Univers LT 55"/>
                      <w:b/>
                      <w:color w:val="FFFFFF" w:themeColor="background1"/>
                      <w:sz w:val="54"/>
                      <w:szCs w:val="54"/>
                    </w:rPr>
                    <w:alias w:val="Titre "/>
                    <w:id w:val="12379085"/>
                    <w:dataBinding w:prefixMappings="xmlns:ns0='http://purl.org/dc/elements/1.1/' xmlns:ns1='http://schemas.openxmlformats.org/package/2006/metadata/core-properties' " w:xpath="/ns1:coreProperties[1]/ns0:title[1]" w:storeItemID="{6C3C8BC8-F283-45AE-878A-BAB7291924A1}"/>
                    <w:text/>
                  </w:sdtPr>
                  <w:sdtEndPr/>
                  <w:sdtContent>
                    <w:p w:rsidR="00F60A94" w:rsidRDefault="00F60A94" w:rsidP="003A34A5">
                      <w:pPr>
                        <w:jc w:val="left"/>
                        <w:rPr>
                          <w:rFonts w:ascii="Univers LT 55" w:hAnsi="Univers LT 55"/>
                          <w:b/>
                          <w:color w:val="FFFFFF" w:themeColor="background1"/>
                          <w:sz w:val="54"/>
                          <w:szCs w:val="54"/>
                        </w:rPr>
                      </w:pPr>
                      <w:r w:rsidRPr="00FC020C">
                        <w:rPr>
                          <w:rFonts w:ascii="Univers LT 55" w:hAnsi="Univers LT 55"/>
                          <w:b/>
                          <w:color w:val="FFFFFF" w:themeColor="background1"/>
                          <w:sz w:val="54"/>
                          <w:szCs w:val="54"/>
                        </w:rPr>
                        <w:t>GigaVoxels</w:t>
                      </w:r>
                      <w:r>
                        <w:rPr>
                          <w:rFonts w:ascii="Univers LT 55" w:hAnsi="Univers LT 55"/>
                          <w:b/>
                          <w:color w:val="FFFFFF" w:themeColor="background1"/>
                          <w:sz w:val="54"/>
                          <w:szCs w:val="54"/>
                        </w:rPr>
                        <w:t>/GigaSpace</w:t>
                      </w:r>
                    </w:p>
                  </w:sdtContent>
                </w:sdt>
                <w:p w:rsidR="00F60A94" w:rsidRPr="00FC020C" w:rsidRDefault="0086236B" w:rsidP="003A34A5">
                  <w:pPr>
                    <w:jc w:val="left"/>
                    <w:rPr>
                      <w:rFonts w:ascii="Univers LT 55" w:hAnsi="Univers LT 55"/>
                      <w:b/>
                      <w:color w:val="FFFFFF" w:themeColor="background1"/>
                      <w:sz w:val="54"/>
                      <w:szCs w:val="54"/>
                    </w:rPr>
                  </w:pPr>
                  <w:r>
                    <w:rPr>
                      <w:rFonts w:ascii="Univers LT 55" w:hAnsi="Univers LT 55"/>
                      <w:b/>
                      <w:color w:val="FFFFFF" w:themeColor="background1"/>
                      <w:sz w:val="54"/>
                      <w:szCs w:val="54"/>
                    </w:rPr>
                    <w:t>Producers / Renderers - UML Design</w:t>
                  </w:r>
                </w:p>
                <w:p w:rsidR="00F60A94" w:rsidRPr="00FC020C" w:rsidRDefault="00F60A94" w:rsidP="008147D9">
                  <w:pPr>
                    <w:jc w:val="left"/>
                    <w:rPr>
                      <w:rFonts w:ascii="Univers LT 55" w:hAnsi="Univers LT 55"/>
                      <w:color w:val="FFFFFF" w:themeColor="background1"/>
                      <w:sz w:val="46"/>
                      <w:szCs w:val="46"/>
                    </w:rPr>
                  </w:pPr>
                </w:p>
                <w:p w:rsidR="00F60A94" w:rsidRPr="00F33903" w:rsidRDefault="005C7F2E" w:rsidP="008147D9">
                  <w:pPr>
                    <w:jc w:val="left"/>
                    <w:rPr>
                      <w:rFonts w:ascii="Univers LT 55" w:hAnsi="Univers LT 55"/>
                      <w:color w:val="FFFFFF" w:themeColor="background1"/>
                      <w:sz w:val="28"/>
                      <w:szCs w:val="54"/>
                    </w:rPr>
                  </w:pPr>
                  <w:sdt>
                    <w:sdtPr>
                      <w:rPr>
                        <w:rFonts w:ascii="Univers LT 55" w:hAnsi="Univers LT 55"/>
                        <w:bCs/>
                        <w:color w:val="FFFFFF" w:themeColor="background1"/>
                        <w:sz w:val="28"/>
                        <w:szCs w:val="54"/>
                        <w:lang w:val="fr-FR"/>
                      </w:rPr>
                      <w:alias w:val="Auteur1"/>
                      <w:tag w:val="Auteur1"/>
                      <w:id w:val="3485402"/>
                    </w:sdtPr>
                    <w:sdtEndPr>
                      <w:rPr>
                        <w:bCs w:val="0"/>
                      </w:rPr>
                    </w:sdtEndPr>
                    <w:sdtContent>
                      <w:r w:rsidR="00F60A94" w:rsidRPr="00F33903">
                        <w:rPr>
                          <w:rFonts w:ascii="Univers LT 55" w:hAnsi="Univers LT 55"/>
                          <w:bCs/>
                          <w:color w:val="FFFFFF" w:themeColor="background1"/>
                          <w:sz w:val="28"/>
                          <w:szCs w:val="54"/>
                        </w:rPr>
                        <w:t>Pascal Guehl</w:t>
                      </w:r>
                    </w:sdtContent>
                  </w:sdt>
                  <w:r w:rsidR="00F60A94" w:rsidRPr="00F33903">
                    <w:rPr>
                      <w:rFonts w:ascii="Univers LT 55" w:hAnsi="Univers LT 55"/>
                      <w:color w:val="FFFFFF" w:themeColor="background1"/>
                      <w:sz w:val="28"/>
                      <w:szCs w:val="54"/>
                    </w:rPr>
                    <w:t xml:space="preserve"> ,</w:t>
                  </w:r>
                  <w:r w:rsidR="00F60A94" w:rsidRPr="00F33903">
                    <w:rPr>
                      <w:rFonts w:ascii="Univers LT 55" w:hAnsi="Univers LT 55"/>
                      <w:bCs/>
                      <w:color w:val="FFFFFF" w:themeColor="background1"/>
                      <w:sz w:val="28"/>
                      <w:szCs w:val="54"/>
                    </w:rPr>
                    <w:t xml:space="preserve"> </w:t>
                  </w:r>
                  <w:sdt>
                    <w:sdtPr>
                      <w:rPr>
                        <w:rFonts w:ascii="Univers LT 55" w:hAnsi="Univers LT 55"/>
                        <w:bCs/>
                        <w:color w:val="FFFFFF" w:themeColor="background1"/>
                        <w:sz w:val="28"/>
                        <w:szCs w:val="54"/>
                        <w:lang w:val="fr-FR"/>
                      </w:rPr>
                      <w:alias w:val="Auteur2"/>
                      <w:id w:val="3485407"/>
                    </w:sdtPr>
                    <w:sdtEndPr>
                      <w:rPr>
                        <w:bCs w:val="0"/>
                      </w:rPr>
                    </w:sdtEndPr>
                    <w:sdtContent>
                      <w:r w:rsidR="00F60A94" w:rsidRPr="00F33903">
                        <w:rPr>
                          <w:rFonts w:ascii="Univers LT 55" w:hAnsi="Univers LT 55"/>
                          <w:bCs/>
                          <w:color w:val="FFFFFF" w:themeColor="background1"/>
                          <w:sz w:val="28"/>
                          <w:szCs w:val="54"/>
                        </w:rPr>
                        <w:t>Fabrice Neyret</w:t>
                      </w:r>
                    </w:sdtContent>
                  </w:sdt>
                </w:p>
              </w:txbxContent>
            </v:textbox>
          </v:shape>
        </w:pict>
      </w:r>
    </w:p>
    <w:p w:rsidR="00DB1D62" w:rsidRDefault="005C7F2E">
      <w:pPr>
        <w:spacing w:after="200" w:line="276" w:lineRule="auto"/>
        <w:jc w:val="left"/>
        <w:rPr>
          <w:rFonts w:ascii="Univers CE 45 Light" w:hAnsi="Univers CE 45 Light"/>
          <w:sz w:val="19"/>
          <w:szCs w:val="19"/>
        </w:rPr>
      </w:pPr>
      <w:r>
        <w:rPr>
          <w:rFonts w:ascii="Univers CE 45 Light" w:hAnsi="Univers CE 45 Light"/>
          <w:noProof/>
          <w:sz w:val="19"/>
          <w:szCs w:val="19"/>
          <w:lang w:val="fr-FR" w:eastAsia="fr-FR"/>
        </w:rPr>
        <w:pict>
          <v:shape id="Text Box 12" o:spid="_x0000_s1028" type="#_x0000_t202" style="position:absolute;margin-left:48.3pt;margin-top:723.8pt;width:135.75pt;height:14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" stroked="f">
            <v:textbox>
              <w:txbxContent>
                <w:p w:rsidR="00F60A94" w:rsidRPr="00BC28BB" w:rsidRDefault="00F60A94">
                  <w:pPr>
                    <w:rPr>
                      <w:rFonts w:ascii="Univers 57 Condensed" w:hAnsi="Univers 57 Condensed"/>
                      <w:b/>
                      <w:color w:val="C00000"/>
                      <w:sz w:val="21"/>
                      <w:szCs w:val="21"/>
                      <w:lang w:val="fr-FR"/>
                    </w:rPr>
                  </w:pPr>
                  <w:r w:rsidRPr="00BC28BB">
                    <w:rPr>
                      <w:rFonts w:ascii="Univers 57 Condensed" w:hAnsi="Univers 57 Condensed"/>
                      <w:b/>
                      <w:color w:val="C00000"/>
                      <w:sz w:val="21"/>
                      <w:szCs w:val="21"/>
                      <w:lang w:val="fr-FR"/>
                    </w:rPr>
                    <w:t xml:space="preserve">N° </w:t>
                  </w:r>
                  <w:sdt>
                    <w:sdtPr>
                      <w:rPr>
                        <w:rFonts w:ascii="Univers 57 Condensed" w:hAnsi="Univers 57 Condensed"/>
                        <w:b/>
                        <w:color w:val="C00000"/>
                        <w:sz w:val="21"/>
                        <w:szCs w:val="21"/>
                      </w:rPr>
                      <w:alias w:val="Numero"/>
                      <w:tag w:val="N°"/>
                      <w:id w:val="3485372"/>
                    </w:sdtPr>
                    <w:sdtEndPr/>
                    <w:sdtContent>
                      <w:r>
                        <w:rPr>
                          <w:rFonts w:ascii="Univers 57 Condensed" w:hAnsi="Univers 57 Condensed"/>
                          <w:b/>
                          <w:color w:val="C00000"/>
                          <w:sz w:val="21"/>
                          <w:szCs w:val="21"/>
                        </w:rPr>
                        <w:t>xxxx</w:t>
                      </w:r>
                    </w:sdtContent>
                  </w:sdt>
                </w:p>
                <w:p w:rsidR="00F60A94" w:rsidRPr="00BC28BB" w:rsidRDefault="00F60A94">
                  <w:pPr>
                    <w:rPr>
                      <w:rFonts w:ascii="Univers 57 Condensed" w:hAnsi="Univers 57 Condensed"/>
                      <w:color w:val="C00000"/>
                      <w:szCs w:val="21"/>
                      <w:lang w:val="fr-FR"/>
                    </w:rPr>
                  </w:pPr>
                  <w:r w:rsidRPr="00BC28BB">
                    <w:rPr>
                      <w:rFonts w:ascii="Univers 57 Condensed" w:hAnsi="Univers 57 Condensed"/>
                      <w:color w:val="C00000"/>
                      <w:sz w:val="21"/>
                      <w:szCs w:val="21"/>
                      <w:lang w:val="fr-FR"/>
                    </w:rPr>
                    <w:br/>
                  </w:r>
                  <w:sdt>
                    <w:sdtPr>
                      <w:rPr>
                        <w:rFonts w:ascii="Univers 57 Condensed" w:hAnsi="Univers 57 Condensed"/>
                        <w:color w:val="C00000"/>
                        <w:szCs w:val="21"/>
                      </w:rPr>
                      <w:alias w:val="Date"/>
                      <w:tag w:val="Date"/>
                      <w:id w:val="3485373"/>
                      <w:date w:fullDate="2014-01-13T00:00:00Z">
                        <w:dateFormat w:val="dd/MM/yyyy"/>
                        <w:lid w:val="fr-FR"/>
                        <w:storeMappedDataAs w:val="dateTime"/>
                        <w:calendar w:val="gregorian"/>
                      </w:date>
                    </w:sdtPr>
                    <w:sdtEndPr/>
                    <w:sdtContent>
                      <w:r>
                        <w:rPr>
                          <w:rFonts w:ascii="Univers 57 Condensed" w:hAnsi="Univers 57 Condensed"/>
                          <w:color w:val="C00000"/>
                          <w:szCs w:val="21"/>
                          <w:lang w:val="fr-FR"/>
                        </w:rPr>
                        <w:t>13/01/2014</w:t>
                      </w:r>
                    </w:sdtContent>
                  </w:sdt>
                  <w:r w:rsidRPr="00BC28BB">
                    <w:rPr>
                      <w:rFonts w:ascii="Univers 57 Condensed" w:hAnsi="Univers 57 Condensed"/>
                      <w:color w:val="C00000"/>
                      <w:szCs w:val="21"/>
                      <w:lang w:val="fr-FR"/>
                    </w:rPr>
                    <w:t xml:space="preserve"> </w:t>
                  </w:r>
                </w:p>
                <w:p w:rsidR="00F60A94" w:rsidRPr="00BC28BB" w:rsidRDefault="00F60A94">
                  <w:pPr>
                    <w:rPr>
                      <w:rFonts w:ascii="Univers 57 Condensed" w:hAnsi="Univers 57 Condensed"/>
                      <w:color w:val="C00000"/>
                      <w:szCs w:val="21"/>
                      <w:lang w:val="fr-FR"/>
                    </w:rPr>
                  </w:pPr>
                  <w:r w:rsidRPr="00BC28BB">
                    <w:rPr>
                      <w:rFonts w:ascii="Univers 57 Condensed" w:hAnsi="Univers 57 Condensed"/>
                      <w:color w:val="C00000"/>
                      <w:szCs w:val="21"/>
                      <w:lang w:val="fr-FR"/>
                    </w:rPr>
                    <w:br/>
                    <w:t xml:space="preserve">Project-Team </w:t>
                  </w:r>
                  <w:sdt>
                    <w:sdtPr>
                      <w:rPr>
                        <w:rFonts w:ascii="Univers 57 Condensed" w:hAnsi="Univers 57 Condensed"/>
                        <w:color w:val="C00000"/>
                        <w:szCs w:val="21"/>
                      </w:rPr>
                      <w:alias w:val="Nom de l'équipe projet"/>
                      <w:tag w:val="Nom"/>
                      <w:id w:val="3485374"/>
                    </w:sdtPr>
                    <w:sdtEndPr/>
                    <w:sdtContent>
                      <w:r>
                        <w:rPr>
                          <w:rFonts w:ascii="Univers 57 Condensed" w:hAnsi="Univers 57 Condensed"/>
                          <w:color w:val="C00000"/>
                          <w:szCs w:val="21"/>
                        </w:rPr>
                        <w:t>Maverick</w:t>
                      </w:r>
                    </w:sdtContent>
                  </w:sdt>
                </w:p>
              </w:txbxContent>
            </v:textbox>
          </v:shape>
        </w:pict>
      </w:r>
      <w:r w:rsidR="00DB1D62" w:rsidRPr="00094771">
        <w:rPr>
          <w:rFonts w:ascii="Univers CE 45 Light" w:hAnsi="Univers CE 45 Light"/>
          <w:sz w:val="19"/>
          <w:szCs w:val="19"/>
        </w:rPr>
        <w:br w:type="page"/>
      </w:r>
    </w:p>
    <w:p w:rsidR="00241F69" w:rsidRDefault="00241F69">
      <w:pPr>
        <w:spacing w:after="200" w:line="276" w:lineRule="auto"/>
        <w:jc w:val="left"/>
        <w:rPr>
          <w:rFonts w:ascii="Univers CE 45 Light" w:hAnsi="Univers CE 45 Light"/>
          <w:sz w:val="19"/>
          <w:szCs w:val="19"/>
        </w:rPr>
      </w:pPr>
      <w:r>
        <w:rPr>
          <w:rFonts w:ascii="Univers CE 45 Light" w:hAnsi="Univers CE 45 Light"/>
          <w:sz w:val="19"/>
          <w:szCs w:val="19"/>
        </w:rPr>
        <w:lastRenderedPageBreak/>
        <w:br w:type="page"/>
      </w: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Default="0021444F">
      <w:pPr>
        <w:spacing w:after="200" w:line="276" w:lineRule="auto"/>
        <w:jc w:val="left"/>
        <w:rPr>
          <w:rFonts w:ascii="Univers CE 45 Light" w:hAnsi="Univers CE 45 Light"/>
          <w:sz w:val="19"/>
          <w:szCs w:val="19"/>
        </w:rPr>
      </w:pPr>
    </w:p>
    <w:p w:rsidR="0021444F" w:rsidRPr="00094771" w:rsidRDefault="0021444F">
      <w:pPr>
        <w:spacing w:after="200" w:line="276" w:lineRule="auto"/>
        <w:jc w:val="left"/>
        <w:rPr>
          <w:rFonts w:ascii="Univers CE 45 Light" w:hAnsi="Univers CE 45 Light"/>
          <w:sz w:val="19"/>
          <w:szCs w:val="19"/>
        </w:rPr>
      </w:pPr>
    </w:p>
    <w:sdt>
      <w:sdtPr>
        <w:rPr>
          <w:rFonts w:ascii="Univers CE 45 Light" w:hAnsi="Univers CE 45 Light"/>
          <w:b/>
          <w:sz w:val="24"/>
          <w:szCs w:val="19"/>
        </w:rPr>
        <w:alias w:val="Titre "/>
        <w:id w:val="3485517"/>
        <w:placeholder>
          <w:docPart w:val="078DE8EACDA34CAE90F953B66A8A0FDF"/>
        </w:placeholder>
        <w:dataBinding w:prefixMappings="xmlns:ns0='http://purl.org/dc/elements/1.1/' xmlns:ns1='http://schemas.openxmlformats.org/package/2006/metadata/core-properties' " w:xpath="/ns1:coreProperties[1]/ns0:title[1]" w:storeItemID="{6C3C8BC8-F283-45AE-878A-BAB7291924A1}"/>
        <w:text/>
      </w:sdtPr>
      <w:sdtEndPr/>
      <w:sdtContent>
        <w:p w:rsidR="00180D4F" w:rsidRPr="00AF7AB6" w:rsidRDefault="00C124CF" w:rsidP="00180D4F">
          <w:pPr>
            <w:jc w:val="center"/>
            <w:rPr>
              <w:rFonts w:ascii="Univers CE 45 Light" w:hAnsi="Univers CE 45 Light"/>
              <w:b/>
              <w:sz w:val="24"/>
              <w:szCs w:val="19"/>
            </w:rPr>
          </w:pPr>
          <w:r w:rsidRPr="00184ADD">
            <w:rPr>
              <w:rFonts w:ascii="Univers CE 45 Light" w:hAnsi="Univers CE 45 Light"/>
              <w:b/>
              <w:sz w:val="24"/>
              <w:szCs w:val="19"/>
            </w:rPr>
            <w:t>GigaVoxels/GigaSpace</w:t>
          </w:r>
        </w:p>
      </w:sdtContent>
    </w:sdt>
    <w:p w:rsidR="00180D4F" w:rsidRPr="00AF7AB6" w:rsidRDefault="00180D4F" w:rsidP="00180D4F">
      <w:pPr>
        <w:jc w:val="center"/>
        <w:rPr>
          <w:rStyle w:val="Titre1Car"/>
          <w:sz w:val="24"/>
          <w:szCs w:val="26"/>
        </w:rPr>
      </w:pPr>
    </w:p>
    <w:p w:rsidR="00180D4F" w:rsidRPr="00F32559" w:rsidRDefault="005C7F2E" w:rsidP="00180D4F">
      <w:pPr>
        <w:jc w:val="center"/>
        <w:rPr>
          <w:rFonts w:ascii="Univers CE 45 Light" w:hAnsi="Univers CE 45 Light"/>
          <w:sz w:val="24"/>
          <w:szCs w:val="54"/>
        </w:rPr>
      </w:pPr>
      <w:sdt>
        <w:sdtPr>
          <w:rPr>
            <w:rFonts w:ascii="Univers CE 45 Light" w:eastAsiaTheme="majorEastAsia" w:hAnsi="Univers CE 45 Light" w:cstheme="majorBidi"/>
            <w:b/>
            <w:bCs/>
            <w:sz w:val="24"/>
            <w:szCs w:val="54"/>
            <w:lang w:val="fr-FR"/>
          </w:rPr>
          <w:alias w:val="Auteur1"/>
          <w:tag w:val="Auteur1"/>
          <w:id w:val="3485518"/>
          <w:placeholder>
            <w:docPart w:val="D5FC0228213A41CFA85EBDDE8C9062B2"/>
          </w:placeholder>
        </w:sdtPr>
        <w:sdtEndPr>
          <w:rPr>
            <w:bCs w:val="0"/>
          </w:rPr>
        </w:sdtEndPr>
        <w:sdtContent>
          <w:r w:rsidR="00AF7AB6" w:rsidRPr="00F32559">
            <w:rPr>
              <w:rFonts w:ascii="Univers CE 45 Light" w:eastAsiaTheme="majorEastAsia" w:hAnsi="Univers CE 45 Light" w:cstheme="majorBidi"/>
              <w:b/>
              <w:bCs/>
              <w:sz w:val="24"/>
              <w:szCs w:val="54"/>
            </w:rPr>
            <w:t>Pascal Guehl</w:t>
          </w:r>
        </w:sdtContent>
      </w:sdt>
      <w:bookmarkStart w:id="1" w:name="auteur1"/>
      <w:bookmarkEnd w:id="1"/>
      <w:r w:rsidR="008E77AC">
        <w:rPr>
          <w:rStyle w:val="Appelnotedebasdep"/>
          <w:rFonts w:ascii="Univers CE 45 Light" w:eastAsiaTheme="majorEastAsia" w:hAnsi="Univers CE 45 Light" w:cstheme="majorBidi"/>
          <w:b/>
          <w:bCs/>
          <w:sz w:val="24"/>
          <w:szCs w:val="54"/>
          <w:lang w:val="fr-FR"/>
        </w:rPr>
        <w:footnoteReference w:id="1"/>
      </w:r>
      <w:r w:rsidR="008E77AC" w:rsidRPr="00F32559">
        <w:rPr>
          <w:rFonts w:ascii="Univers CE 45 Light" w:eastAsiaTheme="majorEastAsia" w:hAnsi="Univers CE 45 Light" w:cstheme="majorBidi"/>
          <w:b/>
          <w:bCs/>
          <w:sz w:val="24"/>
          <w:szCs w:val="54"/>
        </w:rPr>
        <w:t xml:space="preserve"> </w:t>
      </w:r>
      <w:r w:rsidR="00180D4F" w:rsidRPr="00F32559">
        <w:rPr>
          <w:rFonts w:ascii="Univers CE 45 Light" w:hAnsi="Univers CE 45 Light"/>
          <w:sz w:val="24"/>
          <w:szCs w:val="54"/>
        </w:rPr>
        <w:t>,</w:t>
      </w:r>
      <w:r w:rsidR="00180D4F" w:rsidRPr="00F32559">
        <w:rPr>
          <w:rFonts w:ascii="Univers CE 45 Light" w:hAnsi="Univers CE 45 Light"/>
          <w:bCs/>
          <w:sz w:val="24"/>
          <w:szCs w:val="54"/>
        </w:rPr>
        <w:t xml:space="preserve"> </w:t>
      </w:r>
      <w:sdt>
        <w:sdtPr>
          <w:rPr>
            <w:rFonts w:ascii="Univers CE 45 Light" w:hAnsi="Univers CE 45 Light"/>
            <w:bCs/>
            <w:sz w:val="24"/>
            <w:szCs w:val="54"/>
            <w:lang w:val="fr-FR"/>
          </w:rPr>
          <w:alias w:val="Auteur2"/>
          <w:id w:val="3485519"/>
          <w:placeholder>
            <w:docPart w:val="FD6DD10CFEEC4D5B9EF7A25D73E16B65"/>
          </w:placeholder>
        </w:sdtPr>
        <w:sdtEndPr>
          <w:rPr>
            <w:bCs w:val="0"/>
          </w:rPr>
        </w:sdtEndPr>
        <w:sdtContent>
          <w:r w:rsidR="00AF7AB6" w:rsidRPr="00F32559">
            <w:rPr>
              <w:rFonts w:ascii="Univers CE 45 Light" w:hAnsi="Univers CE 45 Light"/>
              <w:bCs/>
              <w:sz w:val="24"/>
              <w:szCs w:val="54"/>
            </w:rPr>
            <w:t>Fabrice Neyret</w:t>
          </w:r>
        </w:sdtContent>
      </w:sdt>
      <w:r w:rsidR="00180D4F" w:rsidRPr="00F32559">
        <w:rPr>
          <w:rFonts w:ascii="Univers CE 45 Light" w:hAnsi="Univers CE 45 Light"/>
          <w:sz w:val="24"/>
          <w:szCs w:val="54"/>
        </w:rPr>
        <w:t xml:space="preserve"> </w:t>
      </w:r>
      <w:r w:rsidR="008E77AC">
        <w:rPr>
          <w:rStyle w:val="Appelnotedebasdep"/>
          <w:rFonts w:ascii="Univers CE 45 Light" w:hAnsi="Univers CE 45 Light"/>
          <w:sz w:val="24"/>
          <w:szCs w:val="54"/>
          <w:lang w:val="fr-FR"/>
        </w:rPr>
        <w:footnoteReference w:id="2"/>
      </w:r>
    </w:p>
    <w:p w:rsidR="00180D4F" w:rsidRPr="00BC28BB" w:rsidRDefault="00180D4F" w:rsidP="00180D4F">
      <w:pPr>
        <w:jc w:val="center"/>
        <w:rPr>
          <w:rFonts w:ascii="Univers CE 45 Light" w:hAnsi="Univers CE 45 Light"/>
          <w:sz w:val="24"/>
          <w:szCs w:val="54"/>
        </w:rPr>
      </w:pPr>
      <w:r w:rsidRPr="00BC28BB">
        <w:rPr>
          <w:rFonts w:ascii="Univers CE 45 Light" w:hAnsi="Univers CE 45 Light"/>
          <w:sz w:val="24"/>
          <w:szCs w:val="54"/>
        </w:rPr>
        <w:t xml:space="preserve">Project-Teams </w:t>
      </w:r>
      <w:sdt>
        <w:sdtPr>
          <w:rPr>
            <w:rFonts w:ascii="Univers CE 45 Light" w:hAnsi="Univers CE 45 Light"/>
            <w:sz w:val="24"/>
            <w:szCs w:val="54"/>
            <w:lang w:val="fr-FR"/>
          </w:rPr>
          <w:alias w:val="Nom de l'équipe projet"/>
          <w:tag w:val="Nom"/>
          <w:id w:val="3485521"/>
          <w:placeholder>
            <w:docPart w:val="302A2B8F996D4263903AAE07D0D1E179"/>
          </w:placeholder>
        </w:sdtPr>
        <w:sdtEndPr/>
        <w:sdtContent>
          <w:r w:rsidR="00AF7AB6" w:rsidRPr="00AF7AB6">
            <w:rPr>
              <w:rFonts w:ascii="Univers CE 45 Light" w:hAnsi="Univers CE 45 Light"/>
              <w:sz w:val="24"/>
              <w:szCs w:val="54"/>
            </w:rPr>
            <w:t>Maverick</w:t>
          </w:r>
        </w:sdtContent>
      </w:sdt>
    </w:p>
    <w:p w:rsidR="00180D4F" w:rsidRPr="00BC28BB" w:rsidRDefault="00180D4F" w:rsidP="00180D4F">
      <w:pPr>
        <w:jc w:val="center"/>
        <w:rPr>
          <w:rFonts w:ascii="Univers CE 45 Light" w:hAnsi="Univers CE 45 Light"/>
          <w:sz w:val="24"/>
          <w:szCs w:val="54"/>
        </w:rPr>
      </w:pPr>
    </w:p>
    <w:p w:rsidR="00180D4F" w:rsidRPr="008F07E6" w:rsidRDefault="00672719" w:rsidP="00180D4F">
      <w:pPr>
        <w:jc w:val="center"/>
        <w:rPr>
          <w:rFonts w:ascii="Univers CE 45 Light" w:hAnsi="Univers CE 45 Light"/>
          <w:sz w:val="24"/>
          <w:szCs w:val="54"/>
          <w:lang w:val="fr-FR"/>
        </w:rPr>
      </w:pPr>
      <w:r w:rsidRPr="008F07E6">
        <w:rPr>
          <w:rFonts w:ascii="Univers CE 45 Light" w:hAnsi="Univers CE 45 Light"/>
          <w:sz w:val="24"/>
          <w:szCs w:val="54"/>
          <w:lang w:val="fr-FR"/>
        </w:rPr>
        <w:t xml:space="preserve">Technical </w:t>
      </w:r>
      <w:r w:rsidR="00180D4F" w:rsidRPr="008F07E6">
        <w:rPr>
          <w:rFonts w:ascii="Univers CE 45 Light" w:hAnsi="Univers CE 45 Light"/>
          <w:sz w:val="24"/>
          <w:szCs w:val="54"/>
          <w:lang w:val="fr-FR"/>
        </w:rPr>
        <w:t xml:space="preserve">Report </w:t>
      </w:r>
      <w:r w:rsidR="00180D4F" w:rsidRPr="008F07E6">
        <w:rPr>
          <w:rFonts w:ascii="Univers 57 Condensed" w:hAnsi="Univers 57 Condensed"/>
          <w:sz w:val="21"/>
          <w:szCs w:val="21"/>
          <w:lang w:val="fr-FR"/>
        </w:rPr>
        <w:t xml:space="preserve"> N° </w:t>
      </w:r>
      <w:sdt>
        <w:sdtPr>
          <w:rPr>
            <w:rFonts w:ascii="Univers 57 Condensed" w:hAnsi="Univers 57 Condensed"/>
            <w:sz w:val="21"/>
            <w:szCs w:val="21"/>
          </w:rPr>
          <w:alias w:val="Numero"/>
          <w:tag w:val="N°"/>
          <w:id w:val="3485522"/>
          <w:placeholder>
            <w:docPart w:val="F7B51C9DD6E443FB9DAFAFACA8AADD0F"/>
          </w:placeholder>
        </w:sdtPr>
        <w:sdtEndPr/>
        <w:sdtContent>
          <w:r w:rsidR="008F07E6" w:rsidRPr="008F07E6">
            <w:rPr>
              <w:rFonts w:ascii="Univers 57 Condensed" w:hAnsi="Univers 57 Condensed"/>
              <w:sz w:val="21"/>
              <w:szCs w:val="21"/>
              <w:lang w:val="fr-FR"/>
            </w:rPr>
            <w:t>x</w:t>
          </w:r>
          <w:r w:rsidR="008F07E6">
            <w:rPr>
              <w:rFonts w:ascii="Univers 57 Condensed" w:hAnsi="Univers 57 Condensed"/>
              <w:sz w:val="21"/>
              <w:szCs w:val="21"/>
              <w:lang w:val="fr-FR"/>
            </w:rPr>
            <w:t>xxx</w:t>
          </w:r>
        </w:sdtContent>
      </w:sdt>
      <w:r w:rsidR="00180D4F" w:rsidRPr="008F07E6">
        <w:rPr>
          <w:rFonts w:ascii="Univers CE 45 Light" w:hAnsi="Univers CE 45 Light"/>
          <w:sz w:val="24"/>
          <w:szCs w:val="54"/>
          <w:lang w:val="fr-FR"/>
        </w:rPr>
        <w:t xml:space="preserve"> — </w:t>
      </w:r>
      <w:sdt>
        <w:sdtPr>
          <w:rPr>
            <w:rFonts w:ascii="Univers 57 Condensed" w:hAnsi="Univers 57 Condensed"/>
            <w:szCs w:val="21"/>
          </w:rPr>
          <w:alias w:val="Date"/>
          <w:tag w:val="Date"/>
          <w:id w:val="3485523"/>
          <w:placeholder>
            <w:docPart w:val="5995C62859FB4866AFF561E3159EADC2"/>
          </w:placeholder>
          <w:date>
            <w:dateFormat w:val="dd/MM/yyyy"/>
            <w:lid w:val="fr-FR"/>
            <w:storeMappedDataAs w:val="dateTime"/>
            <w:calendar w:val="gregorian"/>
          </w:date>
        </w:sdtPr>
        <w:sdtEndPr/>
        <w:sdtContent>
          <w:r w:rsidR="00C124CF">
            <w:rPr>
              <w:rFonts w:ascii="Univers 57 Condensed" w:hAnsi="Univers 57 Condensed"/>
              <w:szCs w:val="21"/>
              <w:lang w:val="fr-FR"/>
            </w:rPr>
            <w:t>13/01/2002014</w:t>
          </w:r>
        </w:sdtContent>
      </w:sdt>
      <w:r w:rsidR="00180D4F" w:rsidRPr="008F07E6">
        <w:rPr>
          <w:rFonts w:ascii="Univers CE 45 Light" w:hAnsi="Univers CE 45 Light"/>
          <w:sz w:val="24"/>
          <w:szCs w:val="54"/>
          <w:lang w:val="fr-FR"/>
        </w:rPr>
        <w:t xml:space="preserve"> —</w:t>
      </w:r>
      <w:sdt>
        <w:sdtPr>
          <w:rPr>
            <w:rFonts w:ascii="Univers CE 45 Light" w:hAnsi="Univers CE 45 Light"/>
            <w:sz w:val="24"/>
            <w:szCs w:val="54"/>
            <w:lang w:val="fr-FR"/>
          </w:rPr>
          <w:alias w:val="Nbre de pages"/>
          <w:tag w:val="Nbre de pages"/>
          <w:id w:val="3485524"/>
          <w:placeholder>
            <w:docPart w:val="CB22DE24F109488DAE7854B38BE4B33A"/>
          </w:placeholder>
        </w:sdtPr>
        <w:sdtEndPr/>
        <w:sdtContent>
          <w:r w:rsidR="008F07E6">
            <w:rPr>
              <w:rFonts w:ascii="Univers CE 45 Light" w:hAnsi="Univers CE 45 Light"/>
              <w:sz w:val="24"/>
              <w:szCs w:val="54"/>
              <w:lang w:val="fr-FR"/>
            </w:rPr>
            <w:t>14</w:t>
          </w:r>
        </w:sdtContent>
      </w:sdt>
      <w:r w:rsidR="00180D4F" w:rsidRPr="008F07E6">
        <w:rPr>
          <w:rFonts w:ascii="Univers CE 45 Light" w:hAnsi="Univers CE 45 Light"/>
          <w:sz w:val="24"/>
          <w:szCs w:val="54"/>
          <w:lang w:val="fr-FR"/>
        </w:rPr>
        <w:t xml:space="preserve"> pages.</w:t>
      </w:r>
    </w:p>
    <w:p w:rsidR="0021444F" w:rsidRPr="008F07E6" w:rsidRDefault="0021444F" w:rsidP="00180D4F">
      <w:pPr>
        <w:jc w:val="center"/>
        <w:rPr>
          <w:rFonts w:ascii="Univers CE 45 Light" w:hAnsi="Univers CE 45 Light"/>
          <w:sz w:val="24"/>
          <w:szCs w:val="54"/>
          <w:lang w:val="fr-FR"/>
        </w:rPr>
      </w:pPr>
    </w:p>
    <w:p w:rsidR="00E52621" w:rsidRPr="008F07E6" w:rsidRDefault="00E52621" w:rsidP="00E52621">
      <w:pPr>
        <w:ind w:left="993"/>
        <w:rPr>
          <w:rFonts w:ascii="Univers 55" w:hAnsi="Univers 55"/>
          <w:b/>
          <w:sz w:val="19"/>
          <w:szCs w:val="19"/>
          <w:lang w:val="fr-FR"/>
        </w:rPr>
      </w:pPr>
    </w:p>
    <w:p w:rsidR="0021444F" w:rsidRPr="00F9461D" w:rsidRDefault="0021444F" w:rsidP="00E52621">
      <w:pPr>
        <w:ind w:left="993"/>
        <w:rPr>
          <w:rFonts w:ascii="Univers 55" w:hAnsi="Univers 55"/>
          <w:sz w:val="19"/>
          <w:szCs w:val="19"/>
        </w:rPr>
      </w:pPr>
      <w:r w:rsidRPr="00F9461D">
        <w:rPr>
          <w:rFonts w:ascii="Univers 55" w:hAnsi="Univers 55"/>
          <w:b/>
          <w:sz w:val="19"/>
          <w:szCs w:val="19"/>
        </w:rPr>
        <w:t>Abstract:</w:t>
      </w:r>
      <w:r w:rsidRPr="00F9461D">
        <w:rPr>
          <w:rFonts w:ascii="Univers 55" w:hAnsi="Univers 55"/>
          <w:sz w:val="19"/>
          <w:szCs w:val="19"/>
        </w:rPr>
        <w:t xml:space="preserve">  </w:t>
      </w:r>
      <w:r w:rsidR="004A2BDB">
        <w:rPr>
          <w:rFonts w:ascii="Univers 55" w:hAnsi="Univers 55"/>
          <w:sz w:val="19"/>
          <w:szCs w:val="19"/>
        </w:rPr>
        <w:t>GigaSpace UML design for Data Production management and Rendering sy</w:t>
      </w:r>
      <w:r w:rsidR="00796C8F">
        <w:rPr>
          <w:rFonts w:ascii="Univers 55" w:hAnsi="Univers 55"/>
          <w:sz w:val="19"/>
          <w:szCs w:val="19"/>
        </w:rPr>
        <w:t>s</w:t>
      </w:r>
      <w:r w:rsidR="004A2BDB">
        <w:rPr>
          <w:rFonts w:ascii="Univers 55" w:hAnsi="Univers 55"/>
          <w:sz w:val="19"/>
          <w:szCs w:val="19"/>
        </w:rPr>
        <w:t>tem</w:t>
      </w:r>
      <w:r w:rsidR="00F9461D" w:rsidRPr="00F9461D">
        <w:rPr>
          <w:rFonts w:ascii="Univers 55" w:hAnsi="Univers 55"/>
          <w:sz w:val="19"/>
          <w:szCs w:val="19"/>
        </w:rPr>
        <w:t>.</w:t>
      </w: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F9461D" w:rsidRDefault="0021444F" w:rsidP="00E52621">
      <w:pPr>
        <w:spacing w:before="120"/>
        <w:ind w:left="993"/>
        <w:rPr>
          <w:rFonts w:ascii="Univers 55" w:hAnsi="Univers 55"/>
          <w:b/>
          <w:sz w:val="19"/>
          <w:szCs w:val="19"/>
        </w:rPr>
      </w:pPr>
    </w:p>
    <w:p w:rsidR="0021444F" w:rsidRPr="00BC28BB" w:rsidRDefault="0021444F" w:rsidP="00E52621">
      <w:pPr>
        <w:spacing w:before="120"/>
        <w:ind w:left="993"/>
        <w:rPr>
          <w:rFonts w:ascii="Univers 55" w:hAnsi="Univers 55"/>
          <w:sz w:val="19"/>
          <w:szCs w:val="19"/>
          <w:lang w:val="fr-FR"/>
        </w:rPr>
      </w:pPr>
      <w:r w:rsidRPr="00BC28BB">
        <w:rPr>
          <w:rFonts w:ascii="Univers 55" w:hAnsi="Univers 55"/>
          <w:b/>
          <w:sz w:val="19"/>
          <w:szCs w:val="19"/>
          <w:lang w:val="fr-FR"/>
        </w:rPr>
        <w:t>Key-words:</w:t>
      </w:r>
      <w:r w:rsidRPr="00BC28BB">
        <w:rPr>
          <w:rFonts w:ascii="Univers 55" w:hAnsi="Univers 55"/>
          <w:sz w:val="19"/>
          <w:szCs w:val="19"/>
          <w:lang w:val="fr-FR"/>
        </w:rPr>
        <w:t xml:space="preserve"> insérez ici les mots-clés en anglais</w:t>
      </w:r>
    </w:p>
    <w:p w:rsidR="0021444F" w:rsidRPr="00BC28BB" w:rsidRDefault="0021444F" w:rsidP="00E52621">
      <w:pPr>
        <w:ind w:left="993"/>
        <w:jc w:val="center"/>
        <w:rPr>
          <w:rFonts w:ascii="Univers 55" w:hAnsi="Univers 55"/>
          <w:sz w:val="19"/>
          <w:szCs w:val="19"/>
          <w:lang w:val="fr-FR"/>
        </w:rPr>
      </w:pPr>
    </w:p>
    <w:p w:rsidR="002808DA" w:rsidRPr="00BC28BB" w:rsidRDefault="001D6E6C" w:rsidP="00E52621">
      <w:pPr>
        <w:ind w:left="993"/>
        <w:rPr>
          <w:rStyle w:val="Appelnotedebasdep"/>
          <w:lang w:val="fr-FR"/>
        </w:rPr>
        <w:sectPr w:rsidR="002808DA" w:rsidRPr="00BC28BB" w:rsidSect="00CB68FD">
          <w:headerReference w:type="even" r:id="rId11"/>
          <w:footerReference w:type="even" r:id="rId12"/>
          <w:headerReference w:type="first" r:id="rId13"/>
          <w:pgSz w:w="11906" w:h="16838" w:code="9"/>
          <w:pgMar w:top="0" w:right="0" w:bottom="2410" w:left="0" w:header="0" w:footer="0" w:gutter="0"/>
          <w:cols w:space="708"/>
          <w:docGrid w:linePitch="360"/>
        </w:sectPr>
      </w:pPr>
      <w:r>
        <w:rPr>
          <w:rFonts w:ascii="Univers CE 45 Light" w:hAnsi="Univers CE 45 Light"/>
          <w:noProof/>
          <w:sz w:val="19"/>
          <w:szCs w:val="19"/>
          <w:lang w:val="fr-FR" w:eastAsia="fr-FR"/>
        </w:rPr>
        <w:drawing>
          <wp:anchor distT="0" distB="0" distL="114300" distR="114300" simplePos="0" relativeHeight="251662334" behindDoc="1" locked="1" layoutInCell="1" allowOverlap="0">
            <wp:simplePos x="0" y="0"/>
            <wp:positionH relativeFrom="page">
              <wp:posOffset>123825</wp:posOffset>
            </wp:positionH>
            <wp:positionV relativeFrom="page">
              <wp:posOffset>31115</wp:posOffset>
            </wp:positionV>
            <wp:extent cx="7555230" cy="10687050"/>
            <wp:effectExtent l="0" t="0" r="7620" b="0"/>
            <wp:wrapNone/>
            <wp:docPr id="5" name="Image 4"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4" cstate="print"/>
                    <a:stretch>
                      <a:fillRect/>
                    </a:stretch>
                  </pic:blipFill>
                  <pic:spPr>
                    <a:xfrm>
                      <a:off x="0" y="0"/>
                      <a:ext cx="7555230" cy="10687050"/>
                    </a:xfrm>
                    <a:prstGeom prst="rect">
                      <a:avLst/>
                    </a:prstGeom>
                  </pic:spPr>
                </pic:pic>
              </a:graphicData>
            </a:graphic>
          </wp:anchor>
        </w:drawing>
      </w:r>
    </w:p>
    <w:p w:rsidR="009C16DD" w:rsidRPr="00094771" w:rsidRDefault="00DA0E58" w:rsidP="009C16DD">
      <w:pPr>
        <w:jc w:val="center"/>
        <w:rPr>
          <w:rFonts w:ascii="Univers CE 45 Light" w:eastAsiaTheme="minorHAnsi" w:hAnsi="Univers CE 45 Light" w:cs="Arial"/>
          <w:color w:val="29404A"/>
          <w:sz w:val="23"/>
          <w:szCs w:val="23"/>
          <w:lang w:val="fr-FR"/>
        </w:rPr>
      </w:pPr>
      <w:r>
        <w:rPr>
          <w:rFonts w:ascii="Univers CE 45 Light" w:eastAsiaTheme="minorHAnsi" w:hAnsi="Univers CE 45 Light" w:cs="CMBX12"/>
          <w:color w:val="000000"/>
          <w:sz w:val="28"/>
          <w:szCs w:val="28"/>
          <w:lang w:val="fr-FR"/>
        </w:rPr>
        <w:lastRenderedPageBreak/>
        <w:t xml:space="preserve"> </w:t>
      </w:r>
    </w:p>
    <w:p w:rsidR="00D561C0" w:rsidRPr="00016A2C" w:rsidRDefault="005C7F2E" w:rsidP="00D561C0">
      <w:pPr>
        <w:ind w:left="567"/>
        <w:jc w:val="center"/>
        <w:rPr>
          <w:rFonts w:ascii="Univers CE 45 Light" w:hAnsi="Univers CE 45 Light"/>
          <w:b/>
          <w:sz w:val="24"/>
          <w:szCs w:val="19"/>
        </w:rPr>
      </w:pPr>
      <w:r>
        <w:rPr>
          <w:rFonts w:ascii="Univers CE 45 Light" w:eastAsiaTheme="minorHAnsi" w:hAnsi="Univers CE 45 Light" w:cs="CMBX12"/>
          <w:noProof/>
          <w:color w:val="000000"/>
          <w:sz w:val="28"/>
          <w:szCs w:val="28"/>
          <w:lang w:val="fr-FR" w:eastAsia="fr-FR"/>
        </w:rPr>
        <w:pict>
          <v:shape id="Text Box 14" o:spid="_x0000_s1029" type="#_x0000_t202" style="position:absolute;left:0;text-align:left;margin-left:39pt;margin-top:121.8pt;width:506.05pt;height:54.7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" strokecolor="white [3212]">
            <v:textbox>
              <w:txbxContent>
                <w:p w:rsidR="00F60A94" w:rsidRPr="00503478" w:rsidRDefault="00F60A94" w:rsidP="00DA0E58">
                  <w:pPr>
                    <w:jc w:val="center"/>
                    <w:rPr>
                      <w:rStyle w:val="Titre1Car"/>
                      <w:sz w:val="24"/>
                      <w:szCs w:val="26"/>
                    </w:rPr>
                  </w:pPr>
                </w:p>
                <w:p w:rsidR="00F60A94" w:rsidRPr="000B4C11" w:rsidRDefault="00F60A94" w:rsidP="00DA0E58">
                  <w:pPr>
                    <w:jc w:val="center"/>
                    <w:rPr>
                      <w:rFonts w:ascii="Univers 55" w:hAnsi="Univers 55"/>
                      <w:sz w:val="19"/>
                      <w:szCs w:val="19"/>
                    </w:rPr>
                  </w:pPr>
                  <w:r>
                    <w:rPr>
                      <w:rFonts w:ascii="Univers CE 45 Light" w:hAnsi="Univers CE 45 Light"/>
                      <w:bCs/>
                      <w:sz w:val="24"/>
                      <w:szCs w:val="54"/>
                      <w:lang w:val="fr-FR"/>
                    </w:rPr>
                    <w:t xml:space="preserve"> </w:t>
                  </w:r>
                </w:p>
                <w:p w:rsidR="00F60A94" w:rsidRPr="00094771" w:rsidRDefault="00F60A94" w:rsidP="00DA0E58">
                  <w:pPr>
                    <w:rPr>
                      <w:sz w:val="19"/>
                      <w:szCs w:val="19"/>
                    </w:rPr>
                  </w:pPr>
                </w:p>
              </w:txbxContent>
            </v:textbox>
          </v:shape>
        </w:pict>
      </w:r>
      <w:sdt>
        <w:sdtPr>
          <w:rPr>
            <w:rFonts w:ascii="Univers CE 45 Light" w:hAnsi="Univers CE 45 Light"/>
            <w:b/>
            <w:sz w:val="24"/>
            <w:szCs w:val="19"/>
          </w:rPr>
          <w:alias w:val="Titre "/>
          <w:id w:val="3485556"/>
          <w:placeholder>
            <w:docPart w:val="98BE4B067DE24494950D5D8984F6BEF4"/>
          </w:placeholder>
          <w:dataBinding w:prefixMappings="xmlns:ns0='http://purl.org/dc/elements/1.1/' xmlns:ns1='http://schemas.openxmlformats.org/package/2006/metadata/core-properties' " w:xpath="/ns1:coreProperties[1]/ns0:title[1]" w:storeItemID="{6C3C8BC8-F283-45AE-878A-BAB7291924A1}"/>
          <w:text/>
        </w:sdtPr>
        <w:sdtEndPr/>
        <w:sdtContent>
          <w:r w:rsidR="00C124CF" w:rsidRPr="00016A2C">
            <w:rPr>
              <w:rFonts w:ascii="Univers CE 45 Light" w:hAnsi="Univers CE 45 Light"/>
              <w:b/>
              <w:sz w:val="24"/>
              <w:szCs w:val="19"/>
            </w:rPr>
            <w:t>GigaVoxels/GigaSpace</w:t>
          </w:r>
        </w:sdtContent>
      </w:sdt>
    </w:p>
    <w:p w:rsidR="00DA0E58" w:rsidRPr="00016A2C" w:rsidRDefault="00DA0E58" w:rsidP="00D561C0">
      <w:pPr>
        <w:spacing w:after="200" w:line="276" w:lineRule="auto"/>
        <w:ind w:left="567"/>
        <w:jc w:val="left"/>
        <w:rPr>
          <w:rFonts w:ascii="Univers CE 45 Light" w:eastAsiaTheme="minorHAnsi" w:hAnsi="Univers CE 45 Light" w:cs="Arial"/>
          <w:color w:val="29404A"/>
          <w:sz w:val="23"/>
          <w:szCs w:val="23"/>
        </w:rPr>
      </w:pPr>
    </w:p>
    <w:p w:rsidR="00D561C0" w:rsidRPr="00016A2C" w:rsidRDefault="00D561C0" w:rsidP="00D561C0">
      <w:pPr>
        <w:ind w:left="567"/>
        <w:rPr>
          <w:rFonts w:ascii="Univers 55" w:hAnsi="Univers 55"/>
          <w:sz w:val="19"/>
          <w:szCs w:val="19"/>
        </w:rPr>
      </w:pPr>
      <w:r w:rsidRPr="00016A2C">
        <w:rPr>
          <w:rFonts w:ascii="Univers 55" w:hAnsi="Univers 55"/>
          <w:b/>
          <w:sz w:val="19"/>
          <w:szCs w:val="19"/>
        </w:rPr>
        <w:t>Résumé :</w:t>
      </w:r>
      <w:r w:rsidRPr="00016A2C">
        <w:rPr>
          <w:rFonts w:ascii="Univers 55" w:hAnsi="Univers 55"/>
          <w:sz w:val="19"/>
          <w:szCs w:val="19"/>
        </w:rPr>
        <w:t xml:space="preserve">  </w:t>
      </w:r>
      <w:sdt>
        <w:sdtPr>
          <w:rPr>
            <w:rFonts w:ascii="Univers 55" w:hAnsi="Univers 55"/>
            <w:sz w:val="19"/>
            <w:szCs w:val="19"/>
          </w:rPr>
          <w:alias w:val="Résumé"/>
          <w:id w:val="3485649"/>
          <w:placeholder>
            <w:docPart w:val="2E7337D571E34048960E33784E0F44E6"/>
          </w:placeholder>
          <w:dataBinding w:prefixMappings="xmlns:ns0='http://schemas.microsoft.com/office/2006/coverPageProps' " w:xpath="/ns0:CoverPageProperties[1]/ns0:Abstract[1]" w:storeItemID="{55AF091B-3C7A-41E3-B477-F2FDAA23CFDA}"/>
          <w:text/>
        </w:sdtPr>
        <w:sdtEndPr/>
        <w:sdtContent>
          <w:r w:rsidR="0086236B">
            <w:rPr>
              <w:rFonts w:ascii="Univers 55" w:hAnsi="Univers 55"/>
              <w:sz w:val="19"/>
              <w:szCs w:val="19"/>
            </w:rPr>
            <w:t>UML Design of Data Production Management and Rendering Management in GigaSpace</w:t>
          </w:r>
          <w:r w:rsidR="00C124CF" w:rsidRPr="00016A2C">
            <w:rPr>
              <w:rFonts w:ascii="Univers 55" w:hAnsi="Univers 55"/>
              <w:sz w:val="19"/>
              <w:szCs w:val="19"/>
            </w:rPr>
            <w:t>.</w:t>
          </w:r>
        </w:sdtContent>
      </w:sdt>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D561C0" w:rsidRPr="00016A2C" w:rsidRDefault="00D561C0" w:rsidP="00D561C0">
      <w:pPr>
        <w:spacing w:before="120"/>
        <w:ind w:left="567"/>
        <w:rPr>
          <w:rFonts w:ascii="Univers 55" w:hAnsi="Univers 55"/>
          <w:b/>
          <w:sz w:val="19"/>
          <w:szCs w:val="19"/>
        </w:rPr>
      </w:pPr>
    </w:p>
    <w:p w:rsidR="00241F69" w:rsidRPr="00BC28BB" w:rsidRDefault="00D561C0" w:rsidP="005313A7">
      <w:pPr>
        <w:spacing w:before="120"/>
        <w:ind w:left="426"/>
        <w:rPr>
          <w:rFonts w:ascii="Univers 55" w:hAnsi="Univers 55"/>
          <w:sz w:val="19"/>
          <w:szCs w:val="19"/>
          <w:lang w:val="fr-FR"/>
        </w:rPr>
      </w:pPr>
      <w:r w:rsidRPr="00BC28BB">
        <w:rPr>
          <w:rFonts w:ascii="Univers 55" w:hAnsi="Univers 55"/>
          <w:b/>
          <w:sz w:val="19"/>
          <w:szCs w:val="19"/>
          <w:lang w:val="fr-FR"/>
        </w:rPr>
        <w:t>Mots clés :</w:t>
      </w:r>
      <w:r w:rsidR="00241F69" w:rsidRPr="00BC28BB">
        <w:rPr>
          <w:rFonts w:ascii="Univers 55" w:hAnsi="Univers 55"/>
          <w:sz w:val="19"/>
          <w:szCs w:val="19"/>
          <w:lang w:val="fr-FR"/>
        </w:rPr>
        <w:t xml:space="preserve"> insérez ici les mots-clés en </w:t>
      </w:r>
      <w:r w:rsidR="005313A7" w:rsidRPr="00BC28BB">
        <w:rPr>
          <w:rFonts w:ascii="Univers 55" w:hAnsi="Univers 55"/>
          <w:sz w:val="19"/>
          <w:szCs w:val="19"/>
          <w:lang w:val="fr-FR"/>
        </w:rPr>
        <w:t>français</w:t>
      </w:r>
    </w:p>
    <w:p w:rsidR="00D561C0" w:rsidRDefault="00D561C0" w:rsidP="005313A7">
      <w:pPr>
        <w:spacing w:after="200" w:line="276" w:lineRule="auto"/>
        <w:ind w:left="426"/>
        <w:jc w:val="left"/>
        <w:rPr>
          <w:rFonts w:ascii="Univers CE 45 Light" w:eastAsiaTheme="minorHAnsi" w:hAnsi="Univers CE 45 Light" w:cs="Arial"/>
          <w:color w:val="29404A"/>
          <w:sz w:val="23"/>
          <w:szCs w:val="23"/>
          <w:lang w:val="fr-FR"/>
        </w:rPr>
        <w:sectPr w:rsidR="00D561C0" w:rsidSect="00D561C0">
          <w:headerReference w:type="default" r:id="rId15"/>
          <w:headerReference w:type="first" r:id="rId16"/>
          <w:pgSz w:w="11906" w:h="16838"/>
          <w:pgMar w:top="2552" w:right="1133" w:bottom="244" w:left="249" w:header="0" w:footer="0" w:gutter="0"/>
          <w:cols w:space="708"/>
          <w:titlePg/>
          <w:docGrid w:linePitch="360"/>
        </w:sectPr>
      </w:pPr>
    </w:p>
    <w:p w:rsidR="009C16DD" w:rsidRPr="00905E3B" w:rsidRDefault="00892AEA">
      <w:pPr>
        <w:spacing w:after="200" w:line="276" w:lineRule="auto"/>
        <w:jc w:val="left"/>
        <w:rPr>
          <w:rFonts w:ascii="Univers CE 45 Light" w:eastAsiaTheme="minorHAnsi" w:hAnsi="Univers CE 45 Light" w:cs="Arial"/>
          <w:b/>
          <w:color w:val="29404A"/>
          <w:sz w:val="23"/>
          <w:szCs w:val="23"/>
          <w:lang w:val="fr-FR"/>
        </w:rPr>
      </w:pPr>
      <w:r>
        <w:rPr>
          <w:rFonts w:ascii="Univers CE 45 Light" w:eastAsiaTheme="minorHAnsi" w:hAnsi="Univers CE 45 Light" w:cs="Arial"/>
          <w:b/>
          <w:color w:val="29404A"/>
          <w:sz w:val="23"/>
          <w:szCs w:val="23"/>
          <w:lang w:val="fr-FR"/>
        </w:rPr>
        <w:lastRenderedPageBreak/>
        <w:t xml:space="preserve"> </w:t>
      </w:r>
    </w:p>
    <w:p w:rsidR="00892AEA" w:rsidRDefault="00892AEA">
      <w:pPr>
        <w:spacing w:after="200" w:line="276" w:lineRule="auto"/>
        <w:jc w:val="left"/>
        <w:rPr>
          <w:rFonts w:ascii="Univers CE 45 Light" w:hAnsi="Univers CE 45 Light"/>
          <w:lang w:val="fr-FR"/>
        </w:rPr>
      </w:pPr>
    </w:p>
    <w:p w:rsidR="00892AEA" w:rsidRDefault="00892AEA">
      <w:pPr>
        <w:spacing w:after="200" w:line="276" w:lineRule="auto"/>
        <w:jc w:val="left"/>
        <w:rPr>
          <w:rFonts w:ascii="Univers CE 45 Light" w:hAnsi="Univers CE 45 Light"/>
          <w:lang w:val="fr-FR"/>
        </w:rPr>
      </w:pPr>
    </w:p>
    <w:sdt>
      <w:sdtPr>
        <w:rPr>
          <w:rFonts w:ascii="Univers CE 45 Light" w:hAnsi="Univers CE 45 Light"/>
          <w:lang w:val="fr-FR"/>
        </w:rPr>
        <w:id w:val="3485641"/>
        <w:docPartObj>
          <w:docPartGallery w:val="Table of Contents"/>
          <w:docPartUnique/>
        </w:docPartObj>
      </w:sdtPr>
      <w:sdtEndPr/>
      <w:sdtContent>
        <w:p w:rsidR="004A2BDB" w:rsidRDefault="00AC1734">
          <w:pPr>
            <w:pStyle w:val="TM1"/>
            <w:rPr>
              <w:rFonts w:asciiTheme="minorHAnsi" w:eastAsiaTheme="minorEastAsia" w:hAnsiTheme="minorHAnsi" w:cstheme="minorBidi"/>
              <w:noProof/>
              <w:sz w:val="22"/>
              <w:szCs w:val="22"/>
              <w:lang w:val="fr-FR" w:eastAsia="fr-FR"/>
            </w:rPr>
          </w:pPr>
          <w:r w:rsidRPr="00892AEA">
            <w:rPr>
              <w:rFonts w:ascii="Univers CE 45 Light" w:hAnsi="Univers CE 45 Light"/>
              <w:lang w:val="fr-FR"/>
            </w:rPr>
            <w:fldChar w:fldCharType="begin"/>
          </w:r>
          <w:r w:rsidR="00892AEA" w:rsidRPr="00892AEA">
            <w:rPr>
              <w:rFonts w:ascii="Univers CE 45 Light" w:hAnsi="Univers CE 45 Light"/>
              <w:lang w:val="fr-FR"/>
            </w:rPr>
            <w:instrText xml:space="preserve"> TOC \o "1-3" \h \z \u </w:instrText>
          </w:r>
          <w:r w:rsidRPr="00892AEA">
            <w:rPr>
              <w:rFonts w:ascii="Univers CE 45 Light" w:hAnsi="Univers CE 45 Light"/>
              <w:lang w:val="fr-FR"/>
            </w:rPr>
            <w:fldChar w:fldCharType="separate"/>
          </w:r>
          <w:hyperlink w:anchor="_Toc378223768" w:history="1">
            <w:r w:rsidR="004A2BDB" w:rsidRPr="0050211C">
              <w:rPr>
                <w:rStyle w:val="Lienhypertexte"/>
                <w:noProof/>
              </w:rPr>
              <w:t>1.</w:t>
            </w:r>
            <w:r w:rsidR="004A2BDB">
              <w:rPr>
                <w:rFonts w:asciiTheme="minorHAnsi" w:eastAsiaTheme="minorEastAsia" w:hAnsiTheme="minorHAnsi" w:cstheme="minorBidi"/>
                <w:noProof/>
                <w:sz w:val="22"/>
                <w:szCs w:val="22"/>
                <w:lang w:val="fr-FR" w:eastAsia="fr-FR"/>
              </w:rPr>
              <w:tab/>
            </w:r>
            <w:r w:rsidR="004A2BDB" w:rsidRPr="0050211C">
              <w:rPr>
                <w:rStyle w:val="Lienhypertexte"/>
                <w:noProof/>
              </w:rPr>
              <w:t>Introduction</w:t>
            </w:r>
            <w:r w:rsidR="004A2BDB">
              <w:rPr>
                <w:noProof/>
                <w:webHidden/>
              </w:rPr>
              <w:tab/>
            </w:r>
            <w:r w:rsidR="004A2BDB">
              <w:rPr>
                <w:noProof/>
                <w:webHidden/>
              </w:rPr>
              <w:fldChar w:fldCharType="begin"/>
            </w:r>
            <w:r w:rsidR="004A2BDB">
              <w:rPr>
                <w:noProof/>
                <w:webHidden/>
              </w:rPr>
              <w:instrText xml:space="preserve"> PAGEREF _Toc378223768 \h </w:instrText>
            </w:r>
            <w:r w:rsidR="004A2BDB">
              <w:rPr>
                <w:noProof/>
                <w:webHidden/>
              </w:rPr>
            </w:r>
            <w:r w:rsidR="004A2BDB">
              <w:rPr>
                <w:noProof/>
                <w:webHidden/>
              </w:rPr>
              <w:fldChar w:fldCharType="separate"/>
            </w:r>
            <w:r w:rsidR="003D6E48">
              <w:rPr>
                <w:noProof/>
                <w:webHidden/>
              </w:rPr>
              <w:t>6</w:t>
            </w:r>
            <w:r w:rsidR="004A2BDB">
              <w:rPr>
                <w:noProof/>
                <w:webHidden/>
              </w:rPr>
              <w:fldChar w:fldCharType="end"/>
            </w:r>
          </w:hyperlink>
        </w:p>
        <w:p w:rsidR="004A2BDB" w:rsidRDefault="005C7F2E">
          <w:pPr>
            <w:pStyle w:val="TM1"/>
            <w:rPr>
              <w:rFonts w:asciiTheme="minorHAnsi" w:eastAsiaTheme="minorEastAsia" w:hAnsiTheme="minorHAnsi" w:cstheme="minorBidi"/>
              <w:noProof/>
              <w:sz w:val="22"/>
              <w:szCs w:val="22"/>
              <w:lang w:val="fr-FR" w:eastAsia="fr-FR"/>
            </w:rPr>
          </w:pPr>
          <w:hyperlink w:anchor="_Toc378223769" w:history="1">
            <w:r w:rsidR="004A2BDB" w:rsidRPr="0050211C">
              <w:rPr>
                <w:rStyle w:val="Lienhypertexte"/>
                <w:noProof/>
              </w:rPr>
              <w:t>2.</w:t>
            </w:r>
            <w:r w:rsidR="004A2BDB">
              <w:rPr>
                <w:rFonts w:asciiTheme="minorHAnsi" w:eastAsiaTheme="minorEastAsia" w:hAnsiTheme="minorHAnsi" w:cstheme="minorBidi"/>
                <w:noProof/>
                <w:sz w:val="22"/>
                <w:szCs w:val="22"/>
                <w:lang w:val="fr-FR" w:eastAsia="fr-FR"/>
              </w:rPr>
              <w:tab/>
            </w:r>
            <w:r w:rsidR="004A2BDB" w:rsidRPr="0050211C">
              <w:rPr>
                <w:rStyle w:val="Lienhypertexte"/>
                <w:noProof/>
              </w:rPr>
              <w:t>Data Structure</w:t>
            </w:r>
            <w:r w:rsidR="004A2BDB">
              <w:rPr>
                <w:noProof/>
                <w:webHidden/>
              </w:rPr>
              <w:tab/>
            </w:r>
            <w:r w:rsidR="004A2BDB">
              <w:rPr>
                <w:noProof/>
                <w:webHidden/>
              </w:rPr>
              <w:fldChar w:fldCharType="begin"/>
            </w:r>
            <w:r w:rsidR="004A2BDB">
              <w:rPr>
                <w:noProof/>
                <w:webHidden/>
              </w:rPr>
              <w:instrText xml:space="preserve"> PAGEREF _Toc378223769 \h </w:instrText>
            </w:r>
            <w:r w:rsidR="004A2BDB">
              <w:rPr>
                <w:noProof/>
                <w:webHidden/>
              </w:rPr>
            </w:r>
            <w:r w:rsidR="004A2BDB">
              <w:rPr>
                <w:noProof/>
                <w:webHidden/>
              </w:rPr>
              <w:fldChar w:fldCharType="separate"/>
            </w:r>
            <w:r w:rsidR="003D6E48">
              <w:rPr>
                <w:noProof/>
                <w:webHidden/>
              </w:rPr>
              <w:t>6</w:t>
            </w:r>
            <w:r w:rsidR="004A2BDB">
              <w:rPr>
                <w:noProof/>
                <w:webHidden/>
              </w:rPr>
              <w:fldChar w:fldCharType="end"/>
            </w:r>
          </w:hyperlink>
        </w:p>
        <w:p w:rsidR="004A2BDB" w:rsidRDefault="005C7F2E">
          <w:pPr>
            <w:pStyle w:val="TM1"/>
            <w:rPr>
              <w:rFonts w:asciiTheme="minorHAnsi" w:eastAsiaTheme="minorEastAsia" w:hAnsiTheme="minorHAnsi" w:cstheme="minorBidi"/>
              <w:noProof/>
              <w:sz w:val="22"/>
              <w:szCs w:val="22"/>
              <w:lang w:val="fr-FR" w:eastAsia="fr-FR"/>
            </w:rPr>
          </w:pPr>
          <w:hyperlink w:anchor="_Toc378223770" w:history="1">
            <w:r w:rsidR="004A2BDB" w:rsidRPr="0050211C">
              <w:rPr>
                <w:rStyle w:val="Lienhypertexte"/>
                <w:noProof/>
              </w:rPr>
              <w:t>3.</w:t>
            </w:r>
            <w:r w:rsidR="004A2BDB">
              <w:rPr>
                <w:rFonts w:asciiTheme="minorHAnsi" w:eastAsiaTheme="minorEastAsia" w:hAnsiTheme="minorHAnsi" w:cstheme="minorBidi"/>
                <w:noProof/>
                <w:sz w:val="22"/>
                <w:szCs w:val="22"/>
                <w:lang w:val="fr-FR" w:eastAsia="fr-FR"/>
              </w:rPr>
              <w:tab/>
            </w:r>
            <w:r w:rsidR="004A2BDB" w:rsidRPr="0050211C">
              <w:rPr>
                <w:rStyle w:val="Lienhypertexte"/>
                <w:noProof/>
              </w:rPr>
              <w:t>Producers</w:t>
            </w:r>
            <w:r w:rsidR="004A2BDB">
              <w:rPr>
                <w:noProof/>
                <w:webHidden/>
              </w:rPr>
              <w:tab/>
            </w:r>
            <w:r w:rsidR="004A2BDB">
              <w:rPr>
                <w:noProof/>
                <w:webHidden/>
              </w:rPr>
              <w:fldChar w:fldCharType="begin"/>
            </w:r>
            <w:r w:rsidR="004A2BDB">
              <w:rPr>
                <w:noProof/>
                <w:webHidden/>
              </w:rPr>
              <w:instrText xml:space="preserve"> PAGEREF _Toc378223770 \h </w:instrText>
            </w:r>
            <w:r w:rsidR="004A2BDB">
              <w:rPr>
                <w:noProof/>
                <w:webHidden/>
              </w:rPr>
            </w:r>
            <w:r w:rsidR="004A2BDB">
              <w:rPr>
                <w:noProof/>
                <w:webHidden/>
              </w:rPr>
              <w:fldChar w:fldCharType="separate"/>
            </w:r>
            <w:r w:rsidR="003D6E48">
              <w:rPr>
                <w:noProof/>
                <w:webHidden/>
              </w:rPr>
              <w:t>7</w:t>
            </w:r>
            <w:r w:rsidR="004A2BDB">
              <w:rPr>
                <w:noProof/>
                <w:webHidden/>
              </w:rPr>
              <w:fldChar w:fldCharType="end"/>
            </w:r>
          </w:hyperlink>
        </w:p>
        <w:p w:rsidR="004A2BDB" w:rsidRDefault="005C7F2E">
          <w:pPr>
            <w:pStyle w:val="TM1"/>
            <w:rPr>
              <w:rFonts w:asciiTheme="minorHAnsi" w:eastAsiaTheme="minorEastAsia" w:hAnsiTheme="minorHAnsi" w:cstheme="minorBidi"/>
              <w:noProof/>
              <w:sz w:val="22"/>
              <w:szCs w:val="22"/>
              <w:lang w:val="fr-FR" w:eastAsia="fr-FR"/>
            </w:rPr>
          </w:pPr>
          <w:hyperlink w:anchor="_Toc378223771" w:history="1">
            <w:r w:rsidR="004A2BDB" w:rsidRPr="0050211C">
              <w:rPr>
                <w:rStyle w:val="Lienhypertexte"/>
                <w:noProof/>
              </w:rPr>
              <w:t>4.</w:t>
            </w:r>
            <w:r w:rsidR="004A2BDB">
              <w:rPr>
                <w:rFonts w:asciiTheme="minorHAnsi" w:eastAsiaTheme="minorEastAsia" w:hAnsiTheme="minorHAnsi" w:cstheme="minorBidi"/>
                <w:noProof/>
                <w:sz w:val="22"/>
                <w:szCs w:val="22"/>
                <w:lang w:val="fr-FR" w:eastAsia="fr-FR"/>
              </w:rPr>
              <w:tab/>
            </w:r>
            <w:r w:rsidR="004A2BDB" w:rsidRPr="0050211C">
              <w:rPr>
                <w:rStyle w:val="Lienhypertexte"/>
                <w:noProof/>
              </w:rPr>
              <w:t>Renderers</w:t>
            </w:r>
            <w:r w:rsidR="004A2BDB">
              <w:rPr>
                <w:noProof/>
                <w:webHidden/>
              </w:rPr>
              <w:tab/>
            </w:r>
            <w:r w:rsidR="004A2BDB">
              <w:rPr>
                <w:noProof/>
                <w:webHidden/>
              </w:rPr>
              <w:fldChar w:fldCharType="begin"/>
            </w:r>
            <w:r w:rsidR="004A2BDB">
              <w:rPr>
                <w:noProof/>
                <w:webHidden/>
              </w:rPr>
              <w:instrText xml:space="preserve"> PAGEREF _Toc378223771 \h </w:instrText>
            </w:r>
            <w:r w:rsidR="004A2BDB">
              <w:rPr>
                <w:noProof/>
                <w:webHidden/>
              </w:rPr>
            </w:r>
            <w:r w:rsidR="004A2BDB">
              <w:rPr>
                <w:noProof/>
                <w:webHidden/>
              </w:rPr>
              <w:fldChar w:fldCharType="separate"/>
            </w:r>
            <w:r w:rsidR="003D6E48">
              <w:rPr>
                <w:noProof/>
                <w:webHidden/>
              </w:rPr>
              <w:t>8</w:t>
            </w:r>
            <w:r w:rsidR="004A2BDB">
              <w:rPr>
                <w:noProof/>
                <w:webHidden/>
              </w:rPr>
              <w:fldChar w:fldCharType="end"/>
            </w:r>
          </w:hyperlink>
        </w:p>
        <w:p w:rsidR="004A2BDB" w:rsidRDefault="005C7F2E">
          <w:pPr>
            <w:pStyle w:val="TM1"/>
            <w:rPr>
              <w:rFonts w:asciiTheme="minorHAnsi" w:eastAsiaTheme="minorEastAsia" w:hAnsiTheme="minorHAnsi" w:cstheme="minorBidi"/>
              <w:noProof/>
              <w:sz w:val="22"/>
              <w:szCs w:val="22"/>
              <w:lang w:val="fr-FR" w:eastAsia="fr-FR"/>
            </w:rPr>
          </w:pPr>
          <w:hyperlink w:anchor="_Toc378223772" w:history="1">
            <w:r w:rsidR="004A2BDB" w:rsidRPr="0050211C">
              <w:rPr>
                <w:rStyle w:val="Lienhypertexte"/>
                <w:noProof/>
              </w:rPr>
              <w:t>Conclusion</w:t>
            </w:r>
            <w:r w:rsidR="004A2BDB">
              <w:rPr>
                <w:noProof/>
                <w:webHidden/>
              </w:rPr>
              <w:tab/>
            </w:r>
            <w:r w:rsidR="004A2BDB">
              <w:rPr>
                <w:noProof/>
                <w:webHidden/>
              </w:rPr>
              <w:fldChar w:fldCharType="begin"/>
            </w:r>
            <w:r w:rsidR="004A2BDB">
              <w:rPr>
                <w:noProof/>
                <w:webHidden/>
              </w:rPr>
              <w:instrText xml:space="preserve"> PAGEREF _Toc378223772 \h </w:instrText>
            </w:r>
            <w:r w:rsidR="004A2BDB">
              <w:rPr>
                <w:noProof/>
                <w:webHidden/>
              </w:rPr>
            </w:r>
            <w:r w:rsidR="004A2BDB">
              <w:rPr>
                <w:noProof/>
                <w:webHidden/>
              </w:rPr>
              <w:fldChar w:fldCharType="separate"/>
            </w:r>
            <w:r w:rsidR="003D6E48">
              <w:rPr>
                <w:noProof/>
                <w:webHidden/>
              </w:rPr>
              <w:t>9</w:t>
            </w:r>
            <w:r w:rsidR="004A2BDB">
              <w:rPr>
                <w:noProof/>
                <w:webHidden/>
              </w:rPr>
              <w:fldChar w:fldCharType="end"/>
            </w:r>
          </w:hyperlink>
        </w:p>
        <w:p w:rsidR="004A2BDB" w:rsidRDefault="005C7F2E">
          <w:pPr>
            <w:pStyle w:val="TM1"/>
            <w:rPr>
              <w:rFonts w:asciiTheme="minorHAnsi" w:eastAsiaTheme="minorEastAsia" w:hAnsiTheme="minorHAnsi" w:cstheme="minorBidi"/>
              <w:noProof/>
              <w:sz w:val="22"/>
              <w:szCs w:val="22"/>
              <w:lang w:val="fr-FR" w:eastAsia="fr-FR"/>
            </w:rPr>
          </w:pPr>
          <w:hyperlink w:anchor="_Toc378223773" w:history="1">
            <w:r w:rsidR="004A2BDB" w:rsidRPr="0050211C">
              <w:rPr>
                <w:rStyle w:val="Lienhypertexte"/>
                <w:noProof/>
              </w:rPr>
              <w:t>Bibliography</w:t>
            </w:r>
            <w:r w:rsidR="004A2BDB">
              <w:rPr>
                <w:noProof/>
                <w:webHidden/>
              </w:rPr>
              <w:tab/>
            </w:r>
            <w:r w:rsidR="004A2BDB">
              <w:rPr>
                <w:noProof/>
                <w:webHidden/>
              </w:rPr>
              <w:fldChar w:fldCharType="begin"/>
            </w:r>
            <w:r w:rsidR="004A2BDB">
              <w:rPr>
                <w:noProof/>
                <w:webHidden/>
              </w:rPr>
              <w:instrText xml:space="preserve"> PAGEREF _Toc378223773 \h </w:instrText>
            </w:r>
            <w:r w:rsidR="004A2BDB">
              <w:rPr>
                <w:noProof/>
                <w:webHidden/>
              </w:rPr>
            </w:r>
            <w:r w:rsidR="004A2BDB">
              <w:rPr>
                <w:noProof/>
                <w:webHidden/>
              </w:rPr>
              <w:fldChar w:fldCharType="separate"/>
            </w:r>
            <w:r w:rsidR="003D6E48">
              <w:rPr>
                <w:noProof/>
                <w:webHidden/>
              </w:rPr>
              <w:t>10</w:t>
            </w:r>
            <w:r w:rsidR="004A2BDB">
              <w:rPr>
                <w:noProof/>
                <w:webHidden/>
              </w:rPr>
              <w:fldChar w:fldCharType="end"/>
            </w:r>
          </w:hyperlink>
        </w:p>
        <w:p w:rsidR="00892AEA" w:rsidRDefault="00AC1734" w:rsidP="00D561C0">
          <w:pPr>
            <w:spacing w:after="200" w:line="276" w:lineRule="auto"/>
            <w:ind w:left="567"/>
            <w:jc w:val="left"/>
            <w:rPr>
              <w:rFonts w:ascii="Univers CE 45 Light" w:hAnsi="Univers CE 45 Light"/>
              <w:lang w:val="fr-FR"/>
            </w:rPr>
          </w:pPr>
          <w:r w:rsidRPr="00892AEA">
            <w:rPr>
              <w:rFonts w:ascii="Univers CE 45 Light" w:hAnsi="Univers CE 45 Light"/>
              <w:lang w:val="fr-FR"/>
            </w:rPr>
            <w:fldChar w:fldCharType="end"/>
          </w:r>
          <w:r w:rsidR="00892AEA">
            <w:rPr>
              <w:rFonts w:ascii="Univers CE 45 Light" w:hAnsi="Univers CE 45 Light"/>
              <w:lang w:val="fr-FR"/>
            </w:rPr>
            <w:br w:type="page"/>
          </w:r>
        </w:p>
      </w:sdtContent>
    </w:sdt>
    <w:p w:rsidR="00FA3AD9" w:rsidRDefault="00FA3AD9" w:rsidP="00D561C0">
      <w:pPr>
        <w:pStyle w:val="Titre1"/>
        <w:ind w:left="0"/>
        <w:rPr>
          <w:rFonts w:eastAsia="Times New Roman"/>
        </w:rPr>
      </w:pPr>
    </w:p>
    <w:p w:rsidR="00670B71" w:rsidRPr="00FA3AD9" w:rsidRDefault="007C2053" w:rsidP="007A4E44">
      <w:pPr>
        <w:pStyle w:val="Titre1"/>
        <w:numPr>
          <w:ilvl w:val="0"/>
          <w:numId w:val="20"/>
        </w:numPr>
      </w:pPr>
      <w:bookmarkStart w:id="2" w:name="_Toc378223768"/>
      <w:r w:rsidRPr="00FA3AD9">
        <w:t>Introduction</w:t>
      </w:r>
      <w:bookmarkEnd w:id="2"/>
    </w:p>
    <w:p w:rsidR="00670B71" w:rsidRDefault="00AD5505" w:rsidP="00237983">
      <w:pPr>
        <w:ind w:left="709" w:right="34"/>
        <w:rPr>
          <w:rFonts w:ascii="Univers CE 45 Light" w:hAnsi="Univers CE 45 Light"/>
          <w:sz w:val="19"/>
          <w:szCs w:val="19"/>
        </w:rPr>
      </w:pPr>
      <w:bookmarkStart w:id="3" w:name="_Ref496302728"/>
      <w:bookmarkStart w:id="4" w:name="_Ref479327947"/>
      <w:bookmarkStart w:id="5" w:name="_Ref479327857"/>
      <w:r>
        <w:rPr>
          <w:rFonts w:ascii="Univers CE 45 Light" w:hAnsi="Univers CE 45 Light"/>
          <w:sz w:val="19"/>
          <w:szCs w:val="19"/>
        </w:rPr>
        <w:t xml:space="preserve">This </w:t>
      </w:r>
      <w:r w:rsidR="00730530">
        <w:rPr>
          <w:rFonts w:ascii="Univers CE 45 Light" w:hAnsi="Univers CE 45 Light"/>
          <w:sz w:val="19"/>
          <w:szCs w:val="19"/>
        </w:rPr>
        <w:t>is the UML Design of Data Production and Rendering Management in GigaSpace.</w:t>
      </w:r>
    </w:p>
    <w:p w:rsidR="00A5329C" w:rsidRDefault="00A5329C" w:rsidP="00237983">
      <w:pPr>
        <w:ind w:left="709" w:right="34"/>
        <w:rPr>
          <w:rFonts w:ascii="Univers CE 45 Light" w:hAnsi="Univers CE 45 Light"/>
          <w:sz w:val="19"/>
          <w:szCs w:val="19"/>
        </w:rPr>
      </w:pPr>
      <w:r>
        <w:rPr>
          <w:rFonts w:ascii="Univers CE 45 Light" w:hAnsi="Univers CE 45 Light"/>
          <w:sz w:val="19"/>
          <w:szCs w:val="19"/>
        </w:rPr>
        <w:t>Note : Each important class provides an associated device class that can be used in CUDA kernels.</w:t>
      </w:r>
    </w:p>
    <w:p w:rsidR="00D61157" w:rsidRDefault="008448DE" w:rsidP="00D61157">
      <w:pPr>
        <w:pStyle w:val="Titre1"/>
        <w:numPr>
          <w:ilvl w:val="0"/>
          <w:numId w:val="20"/>
        </w:numPr>
      </w:pPr>
      <w:bookmarkStart w:id="6" w:name="_Toc378223769"/>
      <w:r>
        <w:t>Data Structure</w:t>
      </w:r>
      <w:bookmarkEnd w:id="6"/>
    </w:p>
    <w:p w:rsidR="00304F6F" w:rsidRDefault="00304F6F" w:rsidP="00304F6F"/>
    <w:p w:rsidR="00634FA2" w:rsidRDefault="00634FA2" w:rsidP="0093140E">
      <w:pPr>
        <w:ind w:left="709" w:right="34"/>
        <w:rPr>
          <w:rFonts w:ascii="Univers CE 45 Light" w:hAnsi="Univers CE 45 Light"/>
          <w:sz w:val="19"/>
          <w:szCs w:val="19"/>
        </w:rPr>
      </w:pPr>
      <w:r>
        <w:rPr>
          <w:rFonts w:ascii="Univers CE 45 Light" w:hAnsi="Univers CE 45 Light"/>
          <w:sz w:val="19"/>
          <w:szCs w:val="19"/>
        </w:rPr>
        <w:t xml:space="preserve">The </w:t>
      </w:r>
      <w:r w:rsidR="008448DE">
        <w:rPr>
          <w:rFonts w:ascii="Univers CE 45 Light" w:hAnsi="Univers CE 45 Light"/>
          <w:sz w:val="19"/>
          <w:szCs w:val="19"/>
        </w:rPr>
        <w:t>d</w:t>
      </w:r>
      <w:r>
        <w:rPr>
          <w:rFonts w:ascii="Univers CE 45 Light" w:hAnsi="Univers CE 45 Light"/>
          <w:sz w:val="19"/>
          <w:szCs w:val="19"/>
        </w:rPr>
        <w:t xml:space="preserve">ata </w:t>
      </w:r>
      <w:r w:rsidR="008448DE">
        <w:rPr>
          <w:rFonts w:ascii="Univers CE 45 Light" w:hAnsi="Univers CE 45 Light"/>
          <w:sz w:val="19"/>
          <w:szCs w:val="19"/>
        </w:rPr>
        <w:t>s</w:t>
      </w:r>
      <w:r>
        <w:rPr>
          <w:rFonts w:ascii="Univers CE 45 Light" w:hAnsi="Univers CE 45 Light"/>
          <w:sz w:val="19"/>
          <w:szCs w:val="19"/>
        </w:rPr>
        <w:t xml:space="preserve">tructure </w:t>
      </w:r>
      <w:r w:rsidR="00730530">
        <w:rPr>
          <w:rFonts w:ascii="Univers CE 45 Light" w:hAnsi="Univers CE 45 Light"/>
          <w:sz w:val="19"/>
          <w:szCs w:val="19"/>
        </w:rPr>
        <w:t>“GvVolumeTree”</w:t>
      </w:r>
      <w:r>
        <w:rPr>
          <w:rFonts w:ascii="Univers CE 45 Light" w:hAnsi="Univers CE 45 Light"/>
          <w:sz w:val="19"/>
          <w:szCs w:val="19"/>
        </w:rPr>
        <w:t>provides an interface to user data</w:t>
      </w:r>
      <w:r w:rsidR="0093140E">
        <w:rPr>
          <w:rFonts w:ascii="Univers CE 45 Light" w:hAnsi="Univers CE 45 Light"/>
          <w:sz w:val="19"/>
          <w:szCs w:val="19"/>
        </w:rPr>
        <w:t>.</w:t>
      </w:r>
    </w:p>
    <w:p w:rsidR="00634FA2" w:rsidRDefault="00EA684E" w:rsidP="0093140E">
      <w:pPr>
        <w:ind w:left="709" w:right="34"/>
        <w:rPr>
          <w:rFonts w:ascii="Univers CE 45 Light" w:hAnsi="Univers CE 45 Light"/>
          <w:sz w:val="19"/>
          <w:szCs w:val="19"/>
        </w:rPr>
      </w:pPr>
      <w:r>
        <w:rPr>
          <w:rFonts w:ascii="Univers CE 45 Light" w:hAnsi="Univers CE 45 Light"/>
          <w:sz w:val="19"/>
          <w:szCs w:val="19"/>
        </w:rPr>
        <w:t>“</w:t>
      </w:r>
      <w:r w:rsidR="00634FA2">
        <w:rPr>
          <w:rFonts w:ascii="Univers CE 45 Light" w:hAnsi="Univers CE 45 Light"/>
          <w:sz w:val="19"/>
          <w:szCs w:val="19"/>
        </w:rPr>
        <w:t>TDataTypeList” template parameter defines the content of data as a list of types (ex: float4, uchar, etc…)</w:t>
      </w:r>
    </w:p>
    <w:p w:rsidR="00634FA2" w:rsidRDefault="00EA684E" w:rsidP="0093140E">
      <w:pPr>
        <w:ind w:left="709" w:right="34"/>
        <w:rPr>
          <w:rFonts w:ascii="Univers CE 45 Light" w:hAnsi="Univers CE 45 Light"/>
          <w:sz w:val="19"/>
          <w:szCs w:val="19"/>
        </w:rPr>
      </w:pPr>
      <w:r>
        <w:rPr>
          <w:rFonts w:ascii="Univers CE 45 Light" w:hAnsi="Univers CE 45 Light"/>
          <w:sz w:val="19"/>
          <w:szCs w:val="19"/>
        </w:rPr>
        <w:t>“</w:t>
      </w:r>
      <w:r w:rsidR="00634FA2">
        <w:rPr>
          <w:rFonts w:ascii="Univers CE 45 Light" w:hAnsi="Univers CE 45 Light"/>
          <w:sz w:val="19"/>
          <w:szCs w:val="19"/>
        </w:rPr>
        <w:t>TNodeTileResolution</w:t>
      </w:r>
      <w:r>
        <w:rPr>
          <w:rFonts w:ascii="Univers CE 45 Light" w:hAnsi="Univers CE 45 Light"/>
          <w:sz w:val="19"/>
          <w:szCs w:val="19"/>
        </w:rPr>
        <w:t>”</w:t>
      </w:r>
      <w:r w:rsidR="00634FA2">
        <w:rPr>
          <w:rFonts w:ascii="Univers CE 45 Light" w:hAnsi="Univers CE 45 Light"/>
          <w:sz w:val="19"/>
          <w:szCs w:val="19"/>
        </w:rPr>
        <w:t xml:space="preserve"> defines the topology of the associated spatial partionning structure as a generalized N3-tree</w:t>
      </w:r>
      <w:r w:rsidR="00F9746E">
        <w:rPr>
          <w:rFonts w:ascii="Univers CE 45 Light" w:hAnsi="Univers CE 45 Light"/>
          <w:sz w:val="19"/>
          <w:szCs w:val="19"/>
        </w:rPr>
        <w:t xml:space="preserve"> of nodes</w:t>
      </w:r>
      <w:r w:rsidR="00634FA2">
        <w:rPr>
          <w:rFonts w:ascii="Univers CE 45 Light" w:hAnsi="Univers CE 45 Light"/>
          <w:sz w:val="19"/>
          <w:szCs w:val="19"/>
        </w:rPr>
        <w:t xml:space="preserve"> (ex: octree, etc…)</w:t>
      </w:r>
      <w:r w:rsidR="00EB15B8">
        <w:rPr>
          <w:rFonts w:ascii="Univers CE 45 Light" w:hAnsi="Univers CE 45 Light"/>
          <w:sz w:val="19"/>
          <w:szCs w:val="19"/>
        </w:rPr>
        <w:t>. Each node contains one brick of data (ex: voxels, …)</w:t>
      </w:r>
    </w:p>
    <w:p w:rsidR="006E6308" w:rsidRDefault="006E6308" w:rsidP="0093140E">
      <w:pPr>
        <w:ind w:left="709" w:right="34"/>
        <w:rPr>
          <w:rFonts w:ascii="Univers CE 45 Light" w:hAnsi="Univers CE 45 Light"/>
          <w:sz w:val="19"/>
          <w:szCs w:val="19"/>
        </w:rPr>
      </w:pPr>
      <w:r>
        <w:rPr>
          <w:rFonts w:ascii="Univers CE 45 Light" w:hAnsi="Univers CE 45 Light"/>
          <w:sz w:val="19"/>
          <w:szCs w:val="19"/>
        </w:rPr>
        <w:t>“TBrickResolution” defines how many voxel are stored per node.</w:t>
      </w:r>
    </w:p>
    <w:p w:rsidR="00634FA2" w:rsidRDefault="00F9746E" w:rsidP="0093140E">
      <w:pPr>
        <w:ind w:left="709" w:right="34"/>
        <w:rPr>
          <w:rFonts w:ascii="Univers CE 45 Light" w:hAnsi="Univers CE 45 Light"/>
          <w:sz w:val="19"/>
          <w:szCs w:val="19"/>
        </w:rPr>
      </w:pPr>
      <w:r>
        <w:rPr>
          <w:rFonts w:ascii="Univers CE 45 Light" w:hAnsi="Univers CE 45 Light"/>
          <w:sz w:val="19"/>
          <w:szCs w:val="19"/>
        </w:rPr>
        <w:t>“TBrickBorderSize”specifies the number of voxels added as border in nodes. This is used during rendering stage to handle multi-resolution. By default, 1.</w:t>
      </w:r>
    </w:p>
    <w:p w:rsidR="00730530" w:rsidRDefault="00730530" w:rsidP="0093140E">
      <w:pPr>
        <w:ind w:left="709" w:right="34"/>
        <w:rPr>
          <w:rFonts w:ascii="Univers CE 45 Light" w:hAnsi="Univers CE 45 Light"/>
          <w:sz w:val="19"/>
          <w:szCs w:val="19"/>
        </w:rPr>
      </w:pPr>
      <w:r>
        <w:rPr>
          <w:rFonts w:ascii="Univers CE 45 Light" w:hAnsi="Univers CE 45 Light"/>
          <w:sz w:val="19"/>
          <w:szCs w:val="19"/>
        </w:rPr>
        <w:t>“TDataStructureKernel”specifies the associated class that will be used in device code (i.e. CUDA kernels).</w:t>
      </w:r>
    </w:p>
    <w:p w:rsidR="00634FA2" w:rsidRDefault="00634FA2" w:rsidP="00023763">
      <w:pPr>
        <w:ind w:left="709" w:right="34"/>
        <w:jc w:val="center"/>
        <w:rPr>
          <w:rFonts w:ascii="Univers CE 45 Light" w:hAnsi="Univers CE 45 Light"/>
          <w:sz w:val="19"/>
          <w:szCs w:val="19"/>
        </w:rPr>
      </w:pPr>
      <w:r>
        <w:rPr>
          <w:rFonts w:ascii="Univers CE 45 Light" w:hAnsi="Univers CE 45 Light"/>
          <w:noProof/>
          <w:sz w:val="19"/>
          <w:szCs w:val="19"/>
          <w:lang w:val="fr-FR" w:eastAsia="fr-FR"/>
        </w:rPr>
        <w:drawing>
          <wp:inline distT="0" distB="0" distL="0" distR="0" wp14:anchorId="48BAECF9" wp14:editId="4621F5F5">
            <wp:extent cx="3314700" cy="3505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3505200"/>
                    </a:xfrm>
                    <a:prstGeom prst="rect">
                      <a:avLst/>
                    </a:prstGeom>
                    <a:noFill/>
                    <a:ln>
                      <a:noFill/>
                    </a:ln>
                  </pic:spPr>
                </pic:pic>
              </a:graphicData>
            </a:graphic>
          </wp:inline>
        </w:drawing>
      </w:r>
    </w:p>
    <w:p w:rsidR="0036354A" w:rsidRDefault="0036354A" w:rsidP="00241C52">
      <w:pPr>
        <w:pStyle w:val="Titre1"/>
        <w:numPr>
          <w:ilvl w:val="0"/>
          <w:numId w:val="20"/>
        </w:numPr>
      </w:pPr>
      <w:bookmarkStart w:id="7" w:name="_Toc378223770"/>
      <w:r>
        <w:lastRenderedPageBreak/>
        <w:t>Producer</w:t>
      </w:r>
      <w:r w:rsidR="00BA085B">
        <w:t>s</w:t>
      </w:r>
      <w:bookmarkEnd w:id="7"/>
    </w:p>
    <w:p w:rsidR="0036354A" w:rsidRDefault="0036354A" w:rsidP="0036354A"/>
    <w:p w:rsidR="000063FC" w:rsidRDefault="000E2FE3" w:rsidP="0036354A">
      <w:pPr>
        <w:ind w:left="709" w:right="34"/>
        <w:rPr>
          <w:rFonts w:ascii="Univers CE 45 Light" w:hAnsi="Univers CE 45 Light"/>
          <w:sz w:val="19"/>
          <w:szCs w:val="19"/>
        </w:rPr>
      </w:pPr>
      <w:r>
        <w:rPr>
          <w:rFonts w:ascii="Univers CE 45 Light" w:hAnsi="Univers CE 45 Light"/>
          <w:sz w:val="19"/>
          <w:szCs w:val="19"/>
        </w:rPr>
        <w:t>P</w:t>
      </w:r>
      <w:r w:rsidR="00A72332">
        <w:rPr>
          <w:rFonts w:ascii="Univers CE 45 Light" w:hAnsi="Univers CE 45 Light"/>
          <w:sz w:val="19"/>
          <w:szCs w:val="19"/>
        </w:rPr>
        <w:t xml:space="preserve">roducers </w:t>
      </w:r>
      <w:r w:rsidR="0036354A">
        <w:rPr>
          <w:rFonts w:ascii="Univers CE 45 Light" w:hAnsi="Univers CE 45 Light"/>
          <w:sz w:val="19"/>
          <w:szCs w:val="19"/>
        </w:rPr>
        <w:t xml:space="preserve">provide an interface to </w:t>
      </w:r>
      <w:r w:rsidR="00A72332">
        <w:rPr>
          <w:rFonts w:ascii="Univers CE 45 Light" w:hAnsi="Univers CE 45 Light"/>
          <w:sz w:val="19"/>
          <w:szCs w:val="19"/>
        </w:rPr>
        <w:t>produce data in data structures</w:t>
      </w:r>
      <w:r w:rsidR="0036354A">
        <w:rPr>
          <w:rFonts w:ascii="Univers CE 45 Light" w:hAnsi="Univers CE 45 Light"/>
          <w:sz w:val="19"/>
          <w:szCs w:val="19"/>
        </w:rPr>
        <w:t>.</w:t>
      </w:r>
    </w:p>
    <w:p w:rsidR="0036354A" w:rsidRDefault="00A72332" w:rsidP="0036354A">
      <w:pPr>
        <w:ind w:left="709" w:right="34"/>
        <w:rPr>
          <w:rFonts w:ascii="Univers CE 45 Light" w:hAnsi="Univers CE 45 Light"/>
          <w:sz w:val="19"/>
          <w:szCs w:val="19"/>
        </w:rPr>
      </w:pPr>
      <w:r>
        <w:rPr>
          <w:rFonts w:ascii="Univers CE 45 Light" w:hAnsi="Univers CE 45 Light"/>
          <w:sz w:val="19"/>
          <w:szCs w:val="19"/>
        </w:rPr>
        <w:t>Production refers to tree refinement (node subdivisions) and filling node data (procedural generation, data streaming from hard disk, etc…)</w:t>
      </w:r>
    </w:p>
    <w:p w:rsidR="008117A0" w:rsidRDefault="000063FC" w:rsidP="0036354A">
      <w:pPr>
        <w:ind w:left="709" w:right="34"/>
        <w:rPr>
          <w:rFonts w:ascii="Univers CE 45 Light" w:hAnsi="Univers CE 45 Light"/>
          <w:sz w:val="19"/>
          <w:szCs w:val="19"/>
        </w:rPr>
      </w:pPr>
      <w:r>
        <w:rPr>
          <w:rFonts w:ascii="Univers CE 45 Light" w:hAnsi="Univers CE 45 Light"/>
          <w:sz w:val="19"/>
          <w:szCs w:val="19"/>
        </w:rPr>
        <w:t>“</w:t>
      </w:r>
      <w:r w:rsidR="00824F08">
        <w:rPr>
          <w:rFonts w:ascii="Univers CE 45 Light" w:hAnsi="Univers CE 45 Light"/>
          <w:sz w:val="19"/>
          <w:szCs w:val="19"/>
        </w:rPr>
        <w:t>GvDataProductionManager</w:t>
      </w:r>
      <w:r>
        <w:rPr>
          <w:rFonts w:ascii="Univers CE 45 Light" w:hAnsi="Univers CE 45 Light"/>
          <w:sz w:val="19"/>
          <w:szCs w:val="19"/>
        </w:rPr>
        <w:t>”</w:t>
      </w:r>
      <w:r w:rsidR="00824F08">
        <w:rPr>
          <w:rFonts w:ascii="Univers CE 45 Light" w:hAnsi="Univers CE 45 Light"/>
          <w:sz w:val="19"/>
          <w:szCs w:val="19"/>
        </w:rPr>
        <w:t>is the main scheduler of GigaSpace. It is in charge of handling the requests emitting during the rendering stage</w:t>
      </w:r>
      <w:r w:rsidR="00EB15B8">
        <w:rPr>
          <w:rFonts w:ascii="Univers CE 45 Light" w:hAnsi="Univers CE 45 Light"/>
          <w:sz w:val="19"/>
          <w:szCs w:val="19"/>
        </w:rPr>
        <w:t xml:space="preserve"> (request</w:t>
      </w:r>
      <w:r w:rsidR="00125A01">
        <w:rPr>
          <w:rFonts w:ascii="Univers CE 45 Light" w:hAnsi="Univers CE 45 Light"/>
          <w:sz w:val="19"/>
          <w:szCs w:val="19"/>
        </w:rPr>
        <w:t>s</w:t>
      </w:r>
      <w:r w:rsidR="00EB15B8">
        <w:rPr>
          <w:rFonts w:ascii="Univers CE 45 Light" w:hAnsi="Univers CE 45 Light"/>
          <w:sz w:val="19"/>
          <w:szCs w:val="19"/>
        </w:rPr>
        <w:t xml:space="preserve"> stands for node and</w:t>
      </w:r>
      <w:r w:rsidR="00125A01">
        <w:rPr>
          <w:rFonts w:ascii="Univers CE 45 Light" w:hAnsi="Univers CE 45 Light"/>
          <w:sz w:val="19"/>
          <w:szCs w:val="19"/>
        </w:rPr>
        <w:t xml:space="preserve"> brick production</w:t>
      </w:r>
      <w:r w:rsidR="00EB15B8">
        <w:rPr>
          <w:rFonts w:ascii="Univers CE 45 Light" w:hAnsi="Univers CE 45 Light"/>
          <w:sz w:val="19"/>
          <w:szCs w:val="19"/>
        </w:rPr>
        <w:t>)</w:t>
      </w:r>
      <w:r w:rsidR="00824F08">
        <w:rPr>
          <w:rFonts w:ascii="Univers CE 45 Light" w:hAnsi="Univers CE 45 Light"/>
          <w:sz w:val="19"/>
          <w:szCs w:val="19"/>
        </w:rPr>
        <w:t>.</w:t>
      </w:r>
      <w:r w:rsidR="008117A0">
        <w:rPr>
          <w:rFonts w:ascii="Univers CE 45 Light" w:hAnsi="Univers CE 45 Light"/>
          <w:sz w:val="19"/>
          <w:szCs w:val="19"/>
        </w:rPr>
        <w:t xml:space="preserve"> It contains a list of producers (actually only 1).</w:t>
      </w:r>
    </w:p>
    <w:p w:rsidR="0036354A" w:rsidRDefault="008117A0" w:rsidP="0036354A">
      <w:pPr>
        <w:ind w:left="709" w:right="34"/>
        <w:rPr>
          <w:rFonts w:ascii="Univers CE 45 Light" w:hAnsi="Univers CE 45 Light"/>
          <w:sz w:val="19"/>
          <w:szCs w:val="19"/>
        </w:rPr>
      </w:pPr>
      <w:r>
        <w:rPr>
          <w:rFonts w:ascii="Univers CE 45 Light" w:hAnsi="Univers CE 45 Light"/>
          <w:sz w:val="19"/>
          <w:szCs w:val="19"/>
        </w:rPr>
        <w:t xml:space="preserve">produceData() methods have an ID referring to nodes production ( </w:t>
      </w:r>
      <w:r w:rsidR="00047E48">
        <w:rPr>
          <w:rFonts w:ascii="Univers CE 45 Light" w:hAnsi="Univers CE 45 Light"/>
          <w:sz w:val="19"/>
          <w:szCs w:val="19"/>
        </w:rPr>
        <w:t>&lt;</w:t>
      </w:r>
      <w:r>
        <w:rPr>
          <w:rFonts w:ascii="Univers CE 45 Light" w:hAnsi="Univers CE 45 Light"/>
          <w:sz w:val="19"/>
          <w:szCs w:val="19"/>
        </w:rPr>
        <w:t>0</w:t>
      </w:r>
      <w:r w:rsidR="00047E48">
        <w:rPr>
          <w:rFonts w:ascii="Univers CE 45 Light" w:hAnsi="Univers CE 45 Light"/>
          <w:sz w:val="19"/>
          <w:szCs w:val="19"/>
        </w:rPr>
        <w:t>&gt;</w:t>
      </w:r>
      <w:r>
        <w:rPr>
          <w:rFonts w:ascii="Univers CE 45 Light" w:hAnsi="Univers CE 45 Light"/>
          <w:sz w:val="19"/>
          <w:szCs w:val="19"/>
        </w:rPr>
        <w:t xml:space="preserve"> ) and bricks of data production ( </w:t>
      </w:r>
      <w:r w:rsidR="00047E48">
        <w:rPr>
          <w:rFonts w:ascii="Univers CE 45 Light" w:hAnsi="Univers CE 45 Light"/>
          <w:sz w:val="19"/>
          <w:szCs w:val="19"/>
        </w:rPr>
        <w:t>&lt;</w:t>
      </w:r>
      <w:r>
        <w:rPr>
          <w:rFonts w:ascii="Univers CE 45 Light" w:hAnsi="Univers CE 45 Light"/>
          <w:sz w:val="19"/>
          <w:szCs w:val="19"/>
        </w:rPr>
        <w:t>1</w:t>
      </w:r>
      <w:r w:rsidR="00047E48">
        <w:rPr>
          <w:rFonts w:ascii="Univers CE 45 Light" w:hAnsi="Univers CE 45 Light"/>
          <w:sz w:val="19"/>
          <w:szCs w:val="19"/>
        </w:rPr>
        <w:t>&gt;</w:t>
      </w:r>
      <w:r>
        <w:rPr>
          <w:rFonts w:ascii="Univers CE 45 Light" w:hAnsi="Univers CE 45 Light"/>
          <w:sz w:val="19"/>
          <w:szCs w:val="19"/>
        </w:rPr>
        <w:t xml:space="preserve"> ).</w:t>
      </w:r>
    </w:p>
    <w:p w:rsidR="00E24608" w:rsidRDefault="00E24608" w:rsidP="0036354A">
      <w:pPr>
        <w:ind w:left="709" w:right="34"/>
        <w:rPr>
          <w:rFonts w:ascii="Univers CE 45 Light" w:hAnsi="Univers CE 45 Light"/>
          <w:sz w:val="19"/>
          <w:szCs w:val="19"/>
        </w:rPr>
      </w:pPr>
      <w:r>
        <w:rPr>
          <w:rFonts w:ascii="Univers CE 45 Light" w:hAnsi="Univers CE 45 Light"/>
          <w:sz w:val="19"/>
          <w:szCs w:val="19"/>
        </w:rPr>
        <w:t>“GvSimpleHostProducer” is a useful class that provides common behaviors of producers and fits inside the GigaSpace pipeline flow sequence. Therefore, users should inherits from that class and modify virtual methods if needed.</w:t>
      </w:r>
      <w:r w:rsidR="00023763">
        <w:rPr>
          <w:rFonts w:ascii="Univers CE 45 Light" w:hAnsi="Univers CE 45 Light"/>
          <w:sz w:val="19"/>
          <w:szCs w:val="19"/>
        </w:rPr>
        <w:t xml:space="preserve"> As usual, it is template by its associated device-side class that will be used in device code (i.e CUDA kernels).</w:t>
      </w:r>
    </w:p>
    <w:p w:rsidR="007A4E44" w:rsidRDefault="00BA085B" w:rsidP="00023763">
      <w:pPr>
        <w:ind w:left="709" w:right="34"/>
        <w:jc w:val="center"/>
        <w:rPr>
          <w:rFonts w:ascii="Univers CE 45 Light" w:hAnsi="Univers CE 45 Light"/>
          <w:sz w:val="19"/>
          <w:szCs w:val="19"/>
        </w:rPr>
      </w:pPr>
      <w:r>
        <w:rPr>
          <w:rFonts w:ascii="Univers CE 45 Light" w:hAnsi="Univers CE 45 Light"/>
          <w:noProof/>
          <w:sz w:val="19"/>
          <w:szCs w:val="19"/>
          <w:lang w:val="fr-FR" w:eastAsia="fr-FR"/>
        </w:rPr>
        <w:drawing>
          <wp:inline distT="0" distB="0" distL="0" distR="0" wp14:anchorId="1FE59F42" wp14:editId="471B65FE">
            <wp:extent cx="4687645" cy="5534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6365" cy="5556125"/>
                    </a:xfrm>
                    <a:prstGeom prst="rect">
                      <a:avLst/>
                    </a:prstGeom>
                    <a:noFill/>
                    <a:ln>
                      <a:noFill/>
                    </a:ln>
                  </pic:spPr>
                </pic:pic>
              </a:graphicData>
            </a:graphic>
          </wp:inline>
        </w:drawing>
      </w:r>
    </w:p>
    <w:p w:rsidR="00A5062E" w:rsidRDefault="00A5062E">
      <w:pPr>
        <w:spacing w:after="200" w:line="276" w:lineRule="auto"/>
        <w:jc w:val="left"/>
        <w:rPr>
          <w:rFonts w:ascii="Univers CE 45 Light" w:hAnsi="Univers CE 45 Light"/>
          <w:sz w:val="19"/>
          <w:szCs w:val="19"/>
        </w:rPr>
      </w:pPr>
      <w:r>
        <w:rPr>
          <w:rFonts w:ascii="Univers CE 45 Light" w:hAnsi="Univers CE 45 Light"/>
          <w:sz w:val="19"/>
          <w:szCs w:val="19"/>
        </w:rPr>
        <w:br w:type="page"/>
      </w:r>
    </w:p>
    <w:p w:rsidR="00A5062E" w:rsidRDefault="00A5062E" w:rsidP="00241C52">
      <w:pPr>
        <w:pStyle w:val="Titre1"/>
        <w:numPr>
          <w:ilvl w:val="0"/>
          <w:numId w:val="20"/>
        </w:numPr>
      </w:pPr>
      <w:bookmarkStart w:id="8" w:name="_Toc378223771"/>
      <w:r>
        <w:lastRenderedPageBreak/>
        <w:t>Renderers</w:t>
      </w:r>
      <w:bookmarkEnd w:id="8"/>
    </w:p>
    <w:p w:rsidR="00A5062E" w:rsidRDefault="00A5062E" w:rsidP="00A5062E"/>
    <w:p w:rsidR="00A5062E" w:rsidRDefault="00A5062E" w:rsidP="00A5062E">
      <w:pPr>
        <w:ind w:left="709" w:right="34"/>
        <w:rPr>
          <w:rFonts w:ascii="Univers CE 45 Light" w:hAnsi="Univers CE 45 Light"/>
          <w:sz w:val="19"/>
          <w:szCs w:val="19"/>
        </w:rPr>
      </w:pPr>
      <w:r>
        <w:rPr>
          <w:rFonts w:ascii="Univers CE 45 Light" w:hAnsi="Univers CE 45 Light"/>
          <w:sz w:val="19"/>
          <w:szCs w:val="19"/>
        </w:rPr>
        <w:t>Renderers provide an interface to produce visualize user data.</w:t>
      </w:r>
    </w:p>
    <w:p w:rsidR="00A5062E" w:rsidRDefault="002C254D" w:rsidP="00A5062E">
      <w:pPr>
        <w:ind w:left="709" w:right="34"/>
        <w:rPr>
          <w:rFonts w:ascii="Univers CE 45 Light" w:hAnsi="Univers CE 45 Light"/>
          <w:sz w:val="19"/>
          <w:szCs w:val="19"/>
        </w:rPr>
      </w:pPr>
      <w:r>
        <w:rPr>
          <w:rFonts w:ascii="Univers CE 45 Light" w:hAnsi="Univers CE 45 Light"/>
          <w:sz w:val="19"/>
          <w:szCs w:val="19"/>
        </w:rPr>
        <w:t>Besides rendering data, the Rendering stage emits requests of node</w:t>
      </w:r>
      <w:r w:rsidR="00C446F9">
        <w:rPr>
          <w:rFonts w:ascii="Univers CE 45 Light" w:hAnsi="Univers CE 45 Light"/>
          <w:sz w:val="19"/>
          <w:szCs w:val="19"/>
        </w:rPr>
        <w:t>s</w:t>
      </w:r>
      <w:r>
        <w:rPr>
          <w:rFonts w:ascii="Univers CE 45 Light" w:hAnsi="Univers CE 45 Light"/>
          <w:sz w:val="19"/>
          <w:szCs w:val="19"/>
        </w:rPr>
        <w:t xml:space="preserve"> production to refine the tree structure and fill nodes data when empty.</w:t>
      </w:r>
    </w:p>
    <w:p w:rsidR="00D06314" w:rsidRDefault="00A5062E" w:rsidP="00D06314">
      <w:pPr>
        <w:ind w:left="709" w:right="34"/>
        <w:rPr>
          <w:rFonts w:ascii="Univers CE 45 Light" w:hAnsi="Univers CE 45 Light"/>
          <w:sz w:val="19"/>
          <w:szCs w:val="19"/>
        </w:rPr>
      </w:pPr>
      <w:r>
        <w:rPr>
          <w:rFonts w:ascii="Univers CE 45 Light" w:hAnsi="Univers CE 45 Light"/>
          <w:sz w:val="19"/>
          <w:szCs w:val="19"/>
        </w:rPr>
        <w:t>“Gv</w:t>
      </w:r>
      <w:r w:rsidR="00D06314">
        <w:rPr>
          <w:rFonts w:ascii="Univers CE 45 Light" w:hAnsi="Univers CE 45 Light"/>
          <w:sz w:val="19"/>
          <w:szCs w:val="19"/>
        </w:rPr>
        <w:t>RendererCUDA</w:t>
      </w:r>
      <w:r>
        <w:rPr>
          <w:rFonts w:ascii="Univers CE 45 Light" w:hAnsi="Univers CE 45 Light"/>
          <w:sz w:val="19"/>
          <w:szCs w:val="19"/>
        </w:rPr>
        <w:t xml:space="preserve">”is </w:t>
      </w:r>
      <w:r w:rsidR="00D06314">
        <w:rPr>
          <w:rFonts w:ascii="Univers CE 45 Light" w:hAnsi="Univers CE 45 Light"/>
          <w:sz w:val="19"/>
          <w:szCs w:val="19"/>
        </w:rPr>
        <w:t>a useful class that provides common behaviors of renderers and fits inside the GigaSpace pipeline flow sequence. Therefore, users should inherits from that class and modify virtual methods if needed. As usual, it is template by its associated device-side class that will be used in device code (i.e CUDA kernels). It also takes “Shader”as template parameter. This class is used during the ray-marching process when the renderer needs to visualize a node.</w:t>
      </w:r>
      <w:r w:rsidR="0031106C">
        <w:rPr>
          <w:rFonts w:ascii="Univers CE 45 Light" w:hAnsi="Univers CE 45 Light"/>
          <w:sz w:val="19"/>
          <w:szCs w:val="19"/>
        </w:rPr>
        <w:t xml:space="preserve"> Typically computing ADS lighting model (ambient, diffuse, specular) and fetching data from volume.</w:t>
      </w:r>
    </w:p>
    <w:p w:rsidR="007A4E44" w:rsidRDefault="005F4122" w:rsidP="00F20B39">
      <w:pPr>
        <w:ind w:left="709" w:right="34"/>
        <w:jc w:val="center"/>
        <w:rPr>
          <w:rFonts w:ascii="Univers CE 45 Light" w:hAnsi="Univers CE 45 Light"/>
          <w:sz w:val="19"/>
          <w:szCs w:val="19"/>
        </w:rPr>
      </w:pPr>
      <w:r>
        <w:rPr>
          <w:rFonts w:ascii="Univers CE 45 Light" w:hAnsi="Univers CE 45 Light"/>
          <w:noProof/>
          <w:sz w:val="19"/>
          <w:szCs w:val="19"/>
          <w:lang w:val="fr-FR" w:eastAsia="fr-FR"/>
        </w:rPr>
        <w:drawing>
          <wp:inline distT="0" distB="0" distL="0" distR="0">
            <wp:extent cx="3378383" cy="5248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9062" cy="5280399"/>
                    </a:xfrm>
                    <a:prstGeom prst="rect">
                      <a:avLst/>
                    </a:prstGeom>
                    <a:noFill/>
                    <a:ln>
                      <a:noFill/>
                    </a:ln>
                  </pic:spPr>
                </pic:pic>
              </a:graphicData>
            </a:graphic>
          </wp:inline>
        </w:drawing>
      </w:r>
    </w:p>
    <w:p w:rsidR="007A4E44" w:rsidRDefault="007A4E44" w:rsidP="00D61157">
      <w:pPr>
        <w:ind w:left="709" w:right="34"/>
        <w:rPr>
          <w:rFonts w:ascii="Univers CE 45 Light" w:hAnsi="Univers CE 45 Light"/>
          <w:sz w:val="19"/>
          <w:szCs w:val="19"/>
        </w:rPr>
      </w:pPr>
    </w:p>
    <w:p w:rsidR="00D25E05" w:rsidRDefault="00D25E05" w:rsidP="00A5062E">
      <w:pPr>
        <w:pStyle w:val="Titre1"/>
        <w:sectPr w:rsidR="00D25E05" w:rsidSect="00D561C0">
          <w:headerReference w:type="even" r:id="rId20"/>
          <w:footerReference w:type="even" r:id="rId21"/>
          <w:footerReference w:type="default" r:id="rId22"/>
          <w:pgSz w:w="11906" w:h="16838"/>
          <w:pgMar w:top="238" w:right="1133" w:bottom="244" w:left="426" w:header="567" w:footer="850" w:gutter="0"/>
          <w:cols w:space="708"/>
          <w:docGrid w:linePitch="360"/>
        </w:sectPr>
      </w:pPr>
    </w:p>
    <w:p w:rsidR="00670B71" w:rsidRPr="004060F4" w:rsidRDefault="00670B71" w:rsidP="00FA3AD9">
      <w:pPr>
        <w:pStyle w:val="Titre1"/>
      </w:pPr>
      <w:bookmarkStart w:id="9" w:name="_Ref496302621"/>
      <w:bookmarkStart w:id="10" w:name="_Toc318708373"/>
      <w:bookmarkStart w:id="11" w:name="_Toc378223772"/>
      <w:bookmarkEnd w:id="3"/>
      <w:r w:rsidRPr="004060F4">
        <w:lastRenderedPageBreak/>
        <w:t>Conclusion</w:t>
      </w:r>
      <w:bookmarkEnd w:id="4"/>
      <w:bookmarkEnd w:id="9"/>
      <w:bookmarkEnd w:id="10"/>
      <w:bookmarkEnd w:id="11"/>
    </w:p>
    <w:p w:rsidR="00201986" w:rsidRDefault="00201986" w:rsidP="007E42CF">
      <w:pPr>
        <w:ind w:left="709" w:right="34"/>
        <w:rPr>
          <w:rFonts w:ascii="Univers CE 45 Light" w:hAnsi="Univers CE 45 Light"/>
          <w:sz w:val="19"/>
          <w:szCs w:val="19"/>
        </w:rPr>
      </w:pPr>
      <w:bookmarkStart w:id="12" w:name="_Ref50270910"/>
      <w:bookmarkStart w:id="13" w:name="_Toc318708374"/>
      <w:bookmarkEnd w:id="5"/>
    </w:p>
    <w:p w:rsidR="007E42CF" w:rsidRPr="007E42CF" w:rsidRDefault="008D1B9C" w:rsidP="007E42CF">
      <w:pPr>
        <w:ind w:left="709" w:right="34"/>
        <w:rPr>
          <w:rFonts w:ascii="Univers CE 45 Light" w:hAnsi="Univers CE 45 Light"/>
          <w:sz w:val="19"/>
          <w:szCs w:val="19"/>
        </w:rPr>
      </w:pPr>
      <w:r>
        <w:rPr>
          <w:rFonts w:ascii="Univers CE 45 Light" w:hAnsi="Univers CE 45 Light"/>
          <w:sz w:val="19"/>
          <w:szCs w:val="19"/>
        </w:rPr>
        <w:t>The Renders package should be redesign to handle user customization, multi-pass framework, more OpenGL interoperability, etc..</w:t>
      </w:r>
      <w:r w:rsidR="007E42CF">
        <w:rPr>
          <w:rFonts w:ascii="Univers CE 45 Light" w:hAnsi="Univers CE 45 Light"/>
          <w:sz w:val="19"/>
          <w:szCs w:val="19"/>
        </w:rPr>
        <w:t>.</w:t>
      </w:r>
      <w:r w:rsidR="00833334">
        <w:rPr>
          <w:rFonts w:ascii="Univers CE 45 Light" w:hAnsi="Univers CE 45 Light"/>
          <w:sz w:val="19"/>
          <w:szCs w:val="19"/>
        </w:rPr>
        <w:t xml:space="preserve"> </w:t>
      </w:r>
    </w:p>
    <w:p w:rsidR="002C7BD7" w:rsidRDefault="002C7BD7" w:rsidP="00BC5589">
      <w:pPr>
        <w:pStyle w:val="Titre1"/>
        <w:ind w:left="0"/>
      </w:pPr>
    </w:p>
    <w:p w:rsidR="00BC5589" w:rsidRPr="00BC5589" w:rsidRDefault="00BC5589" w:rsidP="00BC5589">
      <w:pPr>
        <w:sectPr w:rsidR="00BC5589" w:rsidRPr="00BC5589" w:rsidSect="00D561C0">
          <w:pgSz w:w="11906" w:h="16838"/>
          <w:pgMar w:top="238" w:right="1133" w:bottom="244" w:left="426" w:header="567" w:footer="850" w:gutter="0"/>
          <w:cols w:space="708"/>
          <w:docGrid w:linePitch="360"/>
        </w:sectPr>
      </w:pPr>
    </w:p>
    <w:p w:rsidR="00670B71" w:rsidRPr="004060F4" w:rsidRDefault="00670B71" w:rsidP="00FA3AD9">
      <w:pPr>
        <w:pStyle w:val="Titre1"/>
      </w:pPr>
      <w:bookmarkStart w:id="14" w:name="_Toc378223773"/>
      <w:r w:rsidRPr="004060F4">
        <w:lastRenderedPageBreak/>
        <w:t>Bibliography</w:t>
      </w:r>
      <w:bookmarkEnd w:id="12"/>
      <w:bookmarkEnd w:id="13"/>
      <w:bookmarkEnd w:id="14"/>
    </w:p>
    <w:p w:rsidR="00C0150B" w:rsidRDefault="00C0150B" w:rsidP="00C0150B">
      <w:pPr>
        <w:pStyle w:val="CitationBiblio"/>
        <w:spacing w:before="0"/>
        <w:ind w:left="927" w:right="34" w:hanging="360"/>
        <w:rPr>
          <w:rFonts w:ascii="Univers CE 45 Light" w:hAnsi="Univers CE 45 Light"/>
          <w:sz w:val="19"/>
          <w:szCs w:val="19"/>
        </w:rPr>
      </w:pPr>
      <w:r w:rsidRPr="004060F4">
        <w:rPr>
          <w:rFonts w:ascii="Univers CE 45 Light" w:hAnsi="Univers CE 45 Light"/>
          <w:sz w:val="19"/>
          <w:szCs w:val="19"/>
        </w:rPr>
        <w:t>[</w:t>
      </w:r>
      <w:r w:rsidR="00AC1734" w:rsidRPr="004060F4">
        <w:rPr>
          <w:rFonts w:ascii="Univers CE 45 Light" w:hAnsi="Univers CE 45 Light"/>
          <w:sz w:val="19"/>
          <w:szCs w:val="19"/>
        </w:rPr>
        <w:fldChar w:fldCharType="begin"/>
      </w:r>
      <w:r w:rsidRPr="004060F4">
        <w:rPr>
          <w:rFonts w:ascii="Univers CE 45 Light" w:hAnsi="Univers CE 45 Light"/>
          <w:sz w:val="19"/>
          <w:szCs w:val="19"/>
        </w:rPr>
        <w:instrText xml:space="preserve"> AUTONUMLGL \e </w:instrText>
      </w:r>
      <w:r w:rsidR="00AC1734" w:rsidRPr="004060F4">
        <w:rPr>
          <w:rFonts w:ascii="Univers CE 45 Light" w:hAnsi="Univers CE 45 Light"/>
          <w:sz w:val="19"/>
          <w:szCs w:val="19"/>
        </w:rPr>
        <w:fldChar w:fldCharType="end"/>
      </w:r>
      <w:r w:rsidRPr="004060F4">
        <w:rPr>
          <w:rFonts w:ascii="Univers CE 45 Light" w:hAnsi="Univers CE 45 Light"/>
          <w:sz w:val="19"/>
          <w:szCs w:val="19"/>
        </w:rPr>
        <w:t>]</w:t>
      </w:r>
      <w:r>
        <w:rPr>
          <w:rFonts w:ascii="Univers CE 45 Light" w:hAnsi="Univers CE 45 Light"/>
          <w:sz w:val="19"/>
          <w:szCs w:val="19"/>
        </w:rPr>
        <w:t xml:space="preserve"> </w:t>
      </w:r>
      <w:r w:rsidR="0070574E">
        <w:rPr>
          <w:rFonts w:ascii="Univers CE 45 Light" w:hAnsi="Univers CE 45 Light"/>
          <w:sz w:val="19"/>
          <w:szCs w:val="19"/>
        </w:rPr>
        <w:t>NVIDIA</w:t>
      </w:r>
      <w:r w:rsidRPr="0069216D">
        <w:rPr>
          <w:rFonts w:ascii="Univers CE 45 Light" w:hAnsi="Univers CE 45 Light"/>
          <w:sz w:val="19"/>
          <w:szCs w:val="19"/>
        </w:rPr>
        <w:t xml:space="preserve"> – </w:t>
      </w:r>
      <w:r w:rsidR="0070574E" w:rsidRPr="0070574E">
        <w:rPr>
          <w:rFonts w:ascii="Univers CE 45 Light" w:hAnsi="Univers CE 45 Light"/>
          <w:sz w:val="19"/>
          <w:szCs w:val="19"/>
        </w:rPr>
        <w:t>CUDA</w:t>
      </w:r>
      <w:r w:rsidR="0070574E">
        <w:rPr>
          <w:rFonts w:ascii="Univers CE 45 Light" w:hAnsi="Univers CE 45 Light"/>
          <w:sz w:val="19"/>
          <w:szCs w:val="19"/>
        </w:rPr>
        <w:t xml:space="preserve"> </w:t>
      </w:r>
      <w:r w:rsidR="0070574E" w:rsidRPr="0070574E">
        <w:rPr>
          <w:rFonts w:ascii="Univers CE 45 Light" w:hAnsi="Univers CE 45 Light"/>
          <w:sz w:val="19"/>
          <w:szCs w:val="19"/>
        </w:rPr>
        <w:t>C</w:t>
      </w:r>
      <w:r w:rsidR="0070574E">
        <w:rPr>
          <w:rFonts w:ascii="Univers CE 45 Light" w:hAnsi="Univers CE 45 Light"/>
          <w:sz w:val="19"/>
          <w:szCs w:val="19"/>
        </w:rPr>
        <w:t xml:space="preserve"> </w:t>
      </w:r>
      <w:r w:rsidR="0070574E" w:rsidRPr="0070574E">
        <w:rPr>
          <w:rFonts w:ascii="Univers CE 45 Light" w:hAnsi="Univers CE 45 Light"/>
          <w:sz w:val="19"/>
          <w:szCs w:val="19"/>
        </w:rPr>
        <w:t>Programming</w:t>
      </w:r>
      <w:r w:rsidR="0070574E">
        <w:rPr>
          <w:rFonts w:ascii="Univers CE 45 Light" w:hAnsi="Univers CE 45 Light"/>
          <w:sz w:val="19"/>
          <w:szCs w:val="19"/>
        </w:rPr>
        <w:t xml:space="preserve"> </w:t>
      </w:r>
      <w:r w:rsidR="0070574E" w:rsidRPr="0070574E">
        <w:rPr>
          <w:rFonts w:ascii="Univers CE 45 Light" w:hAnsi="Univers CE 45 Light"/>
          <w:sz w:val="19"/>
          <w:szCs w:val="19"/>
        </w:rPr>
        <w:t>Guide</w:t>
      </w:r>
      <w:r w:rsidRPr="004060F4">
        <w:rPr>
          <w:rFonts w:ascii="Univers CE 45 Light" w:hAnsi="Univers CE 45 Light"/>
          <w:sz w:val="19"/>
          <w:szCs w:val="19"/>
        </w:rPr>
        <w:t xml:space="preserve"> – </w:t>
      </w:r>
      <w:r w:rsidR="0070574E">
        <w:rPr>
          <w:rFonts w:ascii="Univers CE 45 Light" w:hAnsi="Univers CE 45 Light"/>
          <w:i/>
          <w:sz w:val="19"/>
          <w:szCs w:val="19"/>
        </w:rPr>
        <w:t>doc</w:t>
      </w:r>
    </w:p>
    <w:p w:rsidR="00AF3D39" w:rsidRPr="00DF6EC7" w:rsidRDefault="00AF3D39" w:rsidP="00AF3D39">
      <w:pPr>
        <w:rPr>
          <w:lang w:eastAsia="fr-FR"/>
        </w:rPr>
      </w:pPr>
    </w:p>
    <w:p w:rsidR="00DF6EC7" w:rsidRPr="00DF6EC7" w:rsidRDefault="00DF6EC7" w:rsidP="00DF6EC7">
      <w:pPr>
        <w:rPr>
          <w:lang w:eastAsia="fr-FR"/>
        </w:rPr>
      </w:pPr>
    </w:p>
    <w:p w:rsidR="00C0150B" w:rsidRPr="00C0150B" w:rsidRDefault="00C0150B" w:rsidP="00C0150B">
      <w:pPr>
        <w:rPr>
          <w:lang w:eastAsia="fr-FR"/>
        </w:rPr>
      </w:pPr>
    </w:p>
    <w:p w:rsidR="003729EE" w:rsidRPr="003729EE" w:rsidRDefault="003729EE" w:rsidP="003729EE">
      <w:pPr>
        <w:rPr>
          <w:lang w:eastAsia="fr-FR"/>
        </w:rPr>
      </w:pPr>
    </w:p>
    <w:p w:rsidR="0069216D" w:rsidRPr="0069216D" w:rsidRDefault="0069216D" w:rsidP="0069216D">
      <w:pPr>
        <w:rPr>
          <w:lang w:eastAsia="fr-FR"/>
        </w:rPr>
      </w:pPr>
    </w:p>
    <w:p w:rsidR="0069216D" w:rsidRPr="0069216D" w:rsidRDefault="0069216D" w:rsidP="0069216D">
      <w:pPr>
        <w:rPr>
          <w:lang w:eastAsia="fr-FR"/>
        </w:rPr>
      </w:pPr>
    </w:p>
    <w:p w:rsidR="006E377D" w:rsidRPr="00094771" w:rsidRDefault="006E377D" w:rsidP="006E377D">
      <w:pPr>
        <w:rPr>
          <w:rFonts w:ascii="Univers CE 45 Light" w:hAnsi="Univers CE 45 Light"/>
          <w:sz w:val="19"/>
          <w:szCs w:val="19"/>
          <w:lang w:eastAsia="fr-FR"/>
        </w:rPr>
      </w:pPr>
    </w:p>
    <w:p w:rsidR="006E377D" w:rsidRPr="00094771" w:rsidRDefault="006E377D" w:rsidP="006E377D">
      <w:pPr>
        <w:rPr>
          <w:rFonts w:ascii="Univers CE 45 Light" w:hAnsi="Univers CE 45 Light"/>
          <w:sz w:val="19"/>
          <w:szCs w:val="19"/>
          <w:lang w:eastAsia="fr-FR"/>
        </w:rPr>
        <w:sectPr w:rsidR="006E377D" w:rsidRPr="00094771" w:rsidSect="00693550">
          <w:pgSz w:w="11906" w:h="16838" w:code="9"/>
          <w:pgMar w:top="238" w:right="1134" w:bottom="244" w:left="249" w:header="284" w:footer="851" w:gutter="0"/>
          <w:cols w:space="708"/>
          <w:docGrid w:linePitch="360"/>
        </w:sectPr>
      </w:pPr>
    </w:p>
    <w:p w:rsidR="00670B71" w:rsidRPr="00094771" w:rsidRDefault="002C7BD7" w:rsidP="002D75BF">
      <w:pPr>
        <w:pStyle w:val="CitationBiblio"/>
        <w:spacing w:before="0"/>
        <w:rPr>
          <w:rFonts w:ascii="Univers CE 45 Light" w:hAnsi="Univers CE 45 Light"/>
          <w:sz w:val="19"/>
          <w:szCs w:val="19"/>
        </w:rPr>
      </w:pPr>
      <w:r>
        <w:rPr>
          <w:rFonts w:ascii="Univers CE 45 Light" w:hAnsi="Univers CE 45 Light"/>
          <w:noProof/>
          <w:snapToGrid/>
          <w:sz w:val="19"/>
          <w:szCs w:val="19"/>
          <w:lang w:val="fr-FR"/>
        </w:rPr>
        <w:lastRenderedPageBreak/>
        <w:drawing>
          <wp:anchor distT="0" distB="0" distL="114300" distR="114300" simplePos="0" relativeHeight="251663359" behindDoc="1" locked="1" layoutInCell="1" allowOverlap="1">
            <wp:simplePos x="0" y="0"/>
            <wp:positionH relativeFrom="page">
              <wp:posOffset>12700</wp:posOffset>
            </wp:positionH>
            <wp:positionV relativeFrom="page">
              <wp:posOffset>19050</wp:posOffset>
            </wp:positionV>
            <wp:extent cx="7555230" cy="10687050"/>
            <wp:effectExtent l="19050" t="0" r="7620" b="0"/>
            <wp:wrapNone/>
            <wp:docPr id="7" name="Image 6" descr="Cr Re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 Rennes.jpg"/>
                    <pic:cNvPicPr/>
                  </pic:nvPicPr>
                  <pic:blipFill>
                    <a:blip r:embed="rId14" cstate="print"/>
                    <a:stretch>
                      <a:fillRect/>
                    </a:stretch>
                  </pic:blipFill>
                  <pic:spPr>
                    <a:xfrm>
                      <a:off x="0" y="0"/>
                      <a:ext cx="7555230" cy="10687050"/>
                    </a:xfrm>
                    <a:prstGeom prst="rect">
                      <a:avLst/>
                    </a:prstGeom>
                  </pic:spPr>
                </pic:pic>
              </a:graphicData>
            </a:graphic>
          </wp:anchor>
        </w:drawing>
      </w:r>
    </w:p>
    <w:p w:rsidR="00670B71" w:rsidRPr="00094771" w:rsidRDefault="00670B71" w:rsidP="00670B71">
      <w:pPr>
        <w:pStyle w:val="CitationBiblio"/>
        <w:numPr>
          <w:ins w:id="15" w:author="Unknown"/>
        </w:numPr>
        <w:rPr>
          <w:rFonts w:ascii="Univers CE 45 Light" w:hAnsi="Univers CE 45 Light"/>
          <w:sz w:val="27"/>
          <w:szCs w:val="27"/>
        </w:rPr>
      </w:pPr>
      <w:r w:rsidRPr="00094771">
        <w:rPr>
          <w:rFonts w:ascii="Univers CE 45 Light" w:hAnsi="Univers CE 45 Light"/>
          <w:sz w:val="19"/>
          <w:szCs w:val="19"/>
        </w:rPr>
        <w:t xml:space="preserve"> </w:t>
      </w:r>
    </w:p>
    <w:p w:rsidR="009C16DD" w:rsidRPr="00094771" w:rsidRDefault="005C7F2E" w:rsidP="009C16DD">
      <w:pPr>
        <w:jc w:val="center"/>
        <w:rPr>
          <w:rFonts w:ascii="Univers CE 45 Light" w:hAnsi="Univers CE 45 Light"/>
          <w:sz w:val="19"/>
          <w:szCs w:val="19"/>
        </w:rPr>
      </w:pPr>
      <w:r>
        <w:rPr>
          <w:rFonts w:ascii="Univers CE 45 Light" w:hAnsi="Univers CE 45 Light"/>
          <w:noProof/>
          <w:sz w:val="19"/>
          <w:szCs w:val="19"/>
          <w:lang w:val="fr-FR" w:eastAsia="fr-FR"/>
        </w:rPr>
        <w:pict>
          <v:shape id="Text Box 9" o:spid="_x0000_s1030" type="#_x0000_t202" style="position:absolute;left:0;text-align:left;margin-left:208.25pt;margin-top:716.65pt;width:238.1pt;height:61.05pt;z-index:25167564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" stroked="f">
            <v:textbox style="mso-fit-shape-to-text:t">
              <w:txbxContent>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Publisher</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Inria</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Domaine de Voluceau - Rocquencourt</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BP 105 - 78153 Le Chesnay Cedex</w:t>
                  </w:r>
                </w:p>
                <w:p w:rsidR="00F60A94" w:rsidRPr="00094771" w:rsidRDefault="00F60A94" w:rsidP="0090593E">
                  <w:pPr>
                    <w:autoSpaceDE w:val="0"/>
                    <w:autoSpaceDN w:val="0"/>
                    <w:adjustRightInd w:val="0"/>
                    <w:jc w:val="left"/>
                    <w:rPr>
                      <w:rFonts w:ascii="Univers LT 55" w:eastAsiaTheme="minorHAnsi" w:hAnsi="Univers LT 55" w:cs="NimbusSanL-Regu"/>
                      <w:sz w:val="15"/>
                      <w:szCs w:val="15"/>
                      <w:lang w:val="fr-FR"/>
                    </w:rPr>
                  </w:pPr>
                  <w:r w:rsidRPr="00094771">
                    <w:rPr>
                      <w:rFonts w:ascii="Univers LT 55" w:eastAsiaTheme="minorHAnsi" w:hAnsi="Univers LT 55" w:cs="NimbusSanL-Regu"/>
                      <w:sz w:val="15"/>
                      <w:szCs w:val="15"/>
                      <w:lang w:val="fr-FR"/>
                    </w:rPr>
                    <w:t>inria.fr</w:t>
                  </w:r>
                </w:p>
                <w:p w:rsidR="00F60A94" w:rsidRPr="006D1F48" w:rsidRDefault="00F60A94" w:rsidP="0090593E">
                  <w:pPr>
                    <w:rPr>
                      <w:rFonts w:ascii="Univers LT 55" w:eastAsiaTheme="minorHAnsi" w:hAnsi="Univers LT 55" w:cs="NimbusSanL-Regu"/>
                      <w:sz w:val="15"/>
                      <w:szCs w:val="15"/>
                      <w:lang w:val="fr-FR"/>
                    </w:rPr>
                  </w:pPr>
                  <w:r w:rsidRPr="006D1F48">
                    <w:rPr>
                      <w:rFonts w:ascii="Univers LT 55" w:eastAsiaTheme="minorHAnsi" w:hAnsi="Univers LT 55" w:cs="NimbusSanL-Regu"/>
                      <w:sz w:val="15"/>
                      <w:szCs w:val="15"/>
                      <w:lang w:val="fr-FR"/>
                    </w:rPr>
                    <w:t>ISSN 0249-6399</w:t>
                  </w:r>
                </w:p>
              </w:txbxContent>
            </v:textbox>
          </v:shape>
        </w:pict>
      </w:r>
    </w:p>
    <w:sectPr w:rsidR="009C16DD" w:rsidRPr="00094771" w:rsidSect="002C7BD7">
      <w:headerReference w:type="first" r:id="rId23"/>
      <w:pgSz w:w="11906" w:h="16838"/>
      <w:pgMar w:top="0" w:right="0" w:bottom="0" w:left="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F2E" w:rsidRPr="00094771" w:rsidRDefault="005C7F2E" w:rsidP="00E510FF">
      <w:pPr>
        <w:rPr>
          <w:sz w:val="19"/>
          <w:szCs w:val="19"/>
        </w:rPr>
      </w:pPr>
      <w:r w:rsidRPr="00094771">
        <w:rPr>
          <w:sz w:val="19"/>
          <w:szCs w:val="19"/>
        </w:rPr>
        <w:separator/>
      </w:r>
    </w:p>
  </w:endnote>
  <w:endnote w:type="continuationSeparator" w:id="0">
    <w:p w:rsidR="005C7F2E" w:rsidRPr="00094771" w:rsidRDefault="005C7F2E" w:rsidP="00E510FF">
      <w:pPr>
        <w:rPr>
          <w:sz w:val="19"/>
          <w:szCs w:val="19"/>
        </w:rPr>
      </w:pPr>
      <w:r w:rsidRPr="00094771">
        <w:rPr>
          <w:sz w:val="19"/>
          <w:szCs w:val="19"/>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Univers CE 45 Light">
    <w:altName w:val="Microsoft YaHei"/>
    <w:charset w:val="00"/>
    <w:family w:val="auto"/>
    <w:pitch w:val="variable"/>
    <w:sig w:usb0="00000001" w:usb1="00000000" w:usb2="00000000" w:usb3="00000000" w:csb0="00000003"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Sa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Default="00F60A94" w:rsidP="0014057C">
    <w:pPr>
      <w:pStyle w:val="Pieddepage"/>
      <w:jc w:val="right"/>
      <w:rPr>
        <w:rFonts w:ascii="Univers CE 45 Light" w:hAnsi="Univers CE 45 Light"/>
      </w:rPr>
    </w:pPr>
  </w:p>
  <w:p w:rsidR="00F60A94" w:rsidRPr="0014057C" w:rsidRDefault="00F60A94" w:rsidP="00693550">
    <w:pPr>
      <w:pStyle w:val="Pieddepage"/>
      <w:tabs>
        <w:tab w:val="left" w:pos="10206"/>
      </w:tabs>
      <w:jc w:val="right"/>
      <w:rPr>
        <w:rFonts w:ascii="Univers CE 45 Light" w:hAnsi="Univers CE 45 Ligh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Default="00F60A94" w:rsidP="0014057C">
    <w:pPr>
      <w:pStyle w:val="Pieddepage"/>
      <w:jc w:val="right"/>
      <w:rPr>
        <w:rFonts w:ascii="Univers CE 45 Light" w:hAnsi="Univers CE 45 Light"/>
      </w:rPr>
    </w:pPr>
  </w:p>
  <w:p w:rsidR="00F60A94" w:rsidRPr="0014057C" w:rsidRDefault="00F60A94" w:rsidP="00693550">
    <w:pPr>
      <w:pStyle w:val="Pieddepage"/>
      <w:tabs>
        <w:tab w:val="left" w:pos="10206"/>
      </w:tabs>
      <w:jc w:val="right"/>
      <w:rPr>
        <w:rFonts w:ascii="Univers CE 45 Light" w:hAnsi="Univers CE 45 Light"/>
      </w:rPr>
    </w:pPr>
    <w:r w:rsidRPr="0014057C">
      <w:rPr>
        <w:rFonts w:ascii="Univers CE 45 Light" w:hAnsi="Univers CE 45 Light"/>
      </w:rPr>
      <w:t>Inria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Pr="0014057C" w:rsidRDefault="00F60A94" w:rsidP="0014057C">
    <w:pPr>
      <w:pStyle w:val="Pieddepage"/>
      <w:ind w:left="567"/>
    </w:pPr>
    <w:r>
      <w:rPr>
        <w:rFonts w:ascii="Univers 57 Condensed" w:hAnsi="Univers 57 Condensed"/>
        <w:sz w:val="21"/>
        <w:szCs w:val="21"/>
      </w:rPr>
      <w:t xml:space="preserve">RT </w:t>
    </w:r>
    <w:r w:rsidRPr="0014057C">
      <w:rPr>
        <w:rFonts w:ascii="Univers 57 Condensed" w:hAnsi="Univers 57 Condensed"/>
        <w:sz w:val="21"/>
        <w:szCs w:val="21"/>
      </w:rPr>
      <w:t xml:space="preserve">N° </w:t>
    </w:r>
    <w:sdt>
      <w:sdtPr>
        <w:rPr>
          <w:rFonts w:ascii="Univers 57 Condensed" w:hAnsi="Univers 57 Condensed"/>
          <w:sz w:val="21"/>
          <w:szCs w:val="21"/>
        </w:rPr>
        <w:alias w:val="Numero"/>
        <w:tag w:val="N°"/>
        <w:id w:val="626281748"/>
      </w:sdtPr>
      <w:sdtEndPr/>
      <w:sdtContent>
        <w:r>
          <w:rPr>
            <w:rFonts w:ascii="Univers 57 Condensed" w:hAnsi="Univers 57 Condensed"/>
            <w:sz w:val="21"/>
            <w:szCs w:val="21"/>
          </w:rPr>
          <w:t>xxxx</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F2E" w:rsidRPr="00094771" w:rsidRDefault="005C7F2E" w:rsidP="00E510FF">
      <w:pPr>
        <w:rPr>
          <w:sz w:val="19"/>
          <w:szCs w:val="19"/>
        </w:rPr>
      </w:pPr>
      <w:r>
        <w:t xml:space="preserve"> </w:t>
      </w:r>
    </w:p>
  </w:footnote>
  <w:footnote w:type="continuationSeparator" w:id="0">
    <w:p w:rsidR="005C7F2E" w:rsidRPr="00094771" w:rsidRDefault="005C7F2E" w:rsidP="00E510FF">
      <w:pPr>
        <w:rPr>
          <w:sz w:val="19"/>
          <w:szCs w:val="19"/>
        </w:rPr>
      </w:pPr>
      <w:r w:rsidRPr="00094771">
        <w:rPr>
          <w:sz w:val="19"/>
          <w:szCs w:val="19"/>
        </w:rPr>
        <w:continuationSeparator/>
      </w:r>
    </w:p>
  </w:footnote>
  <w:footnote w:id="1">
    <w:p w:rsidR="00F60A94" w:rsidRPr="008E77AC" w:rsidRDefault="00F60A94" w:rsidP="00CB68FD">
      <w:pPr>
        <w:pStyle w:val="Notedebasdepage"/>
        <w:ind w:left="993"/>
        <w:rPr>
          <w:lang w:val="fr-FR"/>
        </w:rPr>
      </w:pPr>
      <w:r>
        <w:rPr>
          <w:rStyle w:val="Appelnotedebasdep"/>
        </w:rPr>
        <w:footnoteRef/>
      </w:r>
      <w:r w:rsidRPr="00BC28BB">
        <w:rPr>
          <w:lang w:val="fr-FR"/>
        </w:rPr>
        <w:t xml:space="preserve"> </w:t>
      </w:r>
      <w:r>
        <w:rPr>
          <w:lang w:val="fr-FR"/>
        </w:rPr>
        <w:t>Pascal Guehl</w:t>
      </w:r>
      <w:r w:rsidRPr="00BC28BB">
        <w:rPr>
          <w:lang w:val="fr-FR"/>
        </w:rPr>
        <w:t xml:space="preserve"> affiliation – </w:t>
      </w:r>
      <w:r>
        <w:rPr>
          <w:lang w:val="fr-FR"/>
        </w:rPr>
        <w:t>pascal.guehl</w:t>
      </w:r>
      <w:r w:rsidRPr="00BC28BB">
        <w:rPr>
          <w:lang w:val="fr-FR"/>
        </w:rPr>
        <w:t>@inria.fr</w:t>
      </w:r>
    </w:p>
  </w:footnote>
  <w:footnote w:id="2">
    <w:p w:rsidR="00F60A94" w:rsidRPr="008E77AC" w:rsidRDefault="00F60A94" w:rsidP="00CB68FD">
      <w:pPr>
        <w:pStyle w:val="Notedebasdepage"/>
        <w:ind w:left="993"/>
        <w:rPr>
          <w:lang w:val="fr-FR"/>
        </w:rPr>
      </w:pPr>
      <w:r>
        <w:rPr>
          <w:rStyle w:val="Appelnotedebasdep"/>
        </w:rPr>
        <w:footnoteRef/>
      </w:r>
      <w:r>
        <w:rPr>
          <w:lang w:val="fr-FR"/>
        </w:rPr>
        <w:t xml:space="preserve"> Fabrice Neyret</w:t>
      </w:r>
      <w:r w:rsidRPr="00BC28BB">
        <w:rPr>
          <w:lang w:val="fr-FR"/>
        </w:rPr>
        <w:t xml:space="preserve"> affiliation – </w:t>
      </w:r>
      <w:r>
        <w:rPr>
          <w:lang w:val="fr-FR"/>
        </w:rPr>
        <w:t>fabrice.neyret</w:t>
      </w:r>
      <w:r w:rsidRPr="00BC28BB">
        <w:rPr>
          <w:lang w:val="fr-FR"/>
        </w:rPr>
        <w:t>@</w:t>
      </w:r>
      <w:r>
        <w:rPr>
          <w:lang w:val="fr-FR"/>
        </w:rPr>
        <w:t>inria</w:t>
      </w:r>
      <w:r w:rsidRPr="00BC28BB">
        <w:rPr>
          <w:lang w:val="fr-FR"/>
        </w:rPr>
        <w:t>.</w:t>
      </w:r>
      <w:r>
        <w:rPr>
          <w:lang w:val="fr-FR"/>
        </w:rPr>
        <w:t>fr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Pr="00E76AF3" w:rsidRDefault="00F60A94">
    <w:pPr>
      <w:pStyle w:val="En-tte"/>
      <w:rPr>
        <w:rFonts w:ascii="Univers CE 45 Light" w:hAnsi="Univers CE 45 Light"/>
      </w:rPr>
    </w:pPr>
  </w:p>
  <w:p w:rsidR="00F60A94" w:rsidRDefault="00F60A94" w:rsidP="00693550">
    <w:pPr>
      <w:tabs>
        <w:tab w:val="left" w:pos="10348"/>
      </w:tabs>
      <w:ind w:left="426"/>
      <w:jc w:val="right"/>
      <w:rPr>
        <w:rFonts w:ascii="Univers CE 45 Light" w:hAnsi="Univers CE 45 Light"/>
      </w:rPr>
    </w:pPr>
  </w:p>
  <w:p w:rsidR="00F60A94" w:rsidRPr="005C7FD8" w:rsidRDefault="00F60A94"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F60A94" w:rsidRDefault="00F60A94" w:rsidP="005C7FD8">
    <w:pPr>
      <w:jc w:val="left"/>
      <w:rPr>
        <w:rFonts w:ascii="Univers CE 45 Light" w:hAnsi="Univers CE 45 Light"/>
        <w:lang w:val="fr-FR"/>
      </w:rPr>
    </w:pPr>
  </w:p>
  <w:p w:rsidR="00F60A94" w:rsidRPr="005C7FD8" w:rsidRDefault="00F60A94" w:rsidP="005C7FD8">
    <w:pPr>
      <w:jc w:val="left"/>
      <w:rPr>
        <w:rFonts w:ascii="Univers CE 45 Light" w:hAnsi="Univers CE 45 Light"/>
        <w:sz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Pr="00094771" w:rsidRDefault="00F60A94" w:rsidP="002D75BF">
    <w:pPr>
      <w:jc w:val="left"/>
      <w:rPr>
        <w:rFonts w:ascii="Univers LT 45 Light" w:hAnsi="Univers LT 45 Light"/>
        <w:sz w:val="27"/>
        <w:szCs w:val="27"/>
      </w:rPr>
    </w:pPr>
  </w:p>
  <w:p w:rsidR="00F60A94" w:rsidRPr="00094771" w:rsidRDefault="00F60A94" w:rsidP="0068423A">
    <w:pPr>
      <w:pStyle w:val="En-tte"/>
      <w:rPr>
        <w:sz w:val="19"/>
        <w:szCs w:val="1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Pr="005C7FD8" w:rsidRDefault="005C7F2E" w:rsidP="0014057C">
    <w:pPr>
      <w:pStyle w:val="En-tte"/>
      <w:pBdr>
        <w:bottom w:val="single" w:sz="6" w:space="1" w:color="auto"/>
      </w:pBdr>
      <w:ind w:left="567"/>
      <w:rPr>
        <w:rFonts w:ascii="Univers CE 45 Light" w:hAnsi="Univers CE 45 Light"/>
      </w:rPr>
    </w:pPr>
    <w:sdt>
      <w:sdtPr>
        <w:rPr>
          <w:rFonts w:ascii="Univers CE 45 Light" w:hAnsi="Univers CE 45 Light"/>
        </w:rPr>
        <w:alias w:val="Titre "/>
        <w:id w:val="-1363197109"/>
        <w:dataBinding w:prefixMappings="xmlns:ns0='http://purl.org/dc/elements/1.1/' xmlns:ns1='http://schemas.openxmlformats.org/package/2006/metadata/core-properties' " w:xpath="/ns1:coreProperties[1]/ns0:title[1]" w:storeItemID="{6C3C8BC8-F283-45AE-878A-BAB7291924A1}"/>
        <w:text/>
      </w:sdtPr>
      <w:sdtEndPr/>
      <w:sdtContent>
        <w:r w:rsidR="00F60A94">
          <w:rPr>
            <w:rFonts w:ascii="Univers CE 45 Light" w:hAnsi="Univers CE 45 Light"/>
            <w:lang w:val="fr-FR"/>
          </w:rPr>
          <w:t>GigaVoxels/GigaSpace</w:t>
        </w:r>
      </w:sdtContent>
    </w:sdt>
    <w:r w:rsidR="00F60A94">
      <w:rPr>
        <w:rFonts w:ascii="Univers CE 45 Light" w:hAnsi="Univers CE 45 Light"/>
      </w:rPr>
      <w:t xml:space="preserve"> </w:t>
    </w:r>
    <w:r w:rsidR="00F60A94" w:rsidRPr="005C7FD8">
      <w:rPr>
        <w:rFonts w:ascii="Univers CE 45 Light" w:hAnsi="Univers CE 45 Light"/>
      </w:rPr>
      <w:ptab w:relativeTo="margin" w:alignment="right" w:leader="none"/>
    </w:r>
    <w:r w:rsidR="00AC1734" w:rsidRPr="005C7FD8">
      <w:rPr>
        <w:rFonts w:ascii="Univers CE 45 Light" w:hAnsi="Univers CE 45 Light"/>
      </w:rPr>
      <w:fldChar w:fldCharType="begin"/>
    </w:r>
    <w:r w:rsidR="00F60A94" w:rsidRPr="005C7FD8">
      <w:rPr>
        <w:rFonts w:ascii="Univers CE 45 Light" w:hAnsi="Univers CE 45 Light"/>
      </w:rPr>
      <w:instrText xml:space="preserve"> PAGE   \* MERGEFORMAT </w:instrText>
    </w:r>
    <w:r w:rsidR="00AC1734" w:rsidRPr="005C7FD8">
      <w:rPr>
        <w:rFonts w:ascii="Univers CE 45 Light" w:hAnsi="Univers CE 45 Light"/>
      </w:rPr>
      <w:fldChar w:fldCharType="separate"/>
    </w:r>
    <w:r w:rsidR="003D6E48">
      <w:rPr>
        <w:rFonts w:ascii="Univers CE 45 Light" w:hAnsi="Univers CE 45 Light"/>
        <w:noProof/>
      </w:rPr>
      <w:t>5</w:t>
    </w:r>
    <w:r w:rsidR="00AC1734" w:rsidRPr="005C7FD8">
      <w:rPr>
        <w:rFonts w:ascii="Univers CE 45 Light" w:hAnsi="Univers CE 45 Light"/>
      </w:rPr>
      <w:fldChar w:fldCharType="end"/>
    </w:r>
    <w:r w:rsidR="00F60A94" w:rsidRPr="005C7FD8">
      <w:rPr>
        <w:rFonts w:ascii="Univers CE 45 Light" w:hAnsi="Univers CE 45 Light"/>
      </w:rPr>
      <w:br/>
    </w:r>
  </w:p>
  <w:p w:rsidR="00F60A94" w:rsidRPr="00094771" w:rsidRDefault="00F60A94" w:rsidP="0068423A">
    <w:pPr>
      <w:pStyle w:val="En-tte"/>
      <w:rPr>
        <w:sz w:val="19"/>
        <w:szCs w:val="19"/>
      </w:rPr>
    </w:pPr>
  </w:p>
  <w:p w:rsidR="00F60A94" w:rsidRPr="00094771" w:rsidRDefault="00F60A94">
    <w:pPr>
      <w:pStyle w:val="En-tte"/>
      <w:rPr>
        <w:sz w:val="19"/>
        <w:szCs w:val="19"/>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Pr="00094771" w:rsidRDefault="00F60A94" w:rsidP="002D75BF">
    <w:pPr>
      <w:jc w:val="left"/>
      <w:rPr>
        <w:rFonts w:ascii="Univers LT 45 Light" w:hAnsi="Univers LT 45 Light"/>
        <w:sz w:val="27"/>
        <w:szCs w:val="27"/>
      </w:rPr>
    </w:pPr>
  </w:p>
  <w:p w:rsidR="00F60A94" w:rsidRPr="00094771" w:rsidRDefault="00F60A94" w:rsidP="0068423A">
    <w:pPr>
      <w:pStyle w:val="En-tte"/>
      <w:rPr>
        <w:sz w:val="19"/>
        <w:szCs w:val="19"/>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Default="00AC1734" w:rsidP="000B3778">
    <w:pPr>
      <w:tabs>
        <w:tab w:val="left" w:pos="426"/>
      </w:tabs>
      <w:ind w:left="425"/>
      <w:rPr>
        <w:rFonts w:ascii="Univers 57 Condensed" w:hAnsi="Univers 57 Condensed"/>
        <w:sz w:val="21"/>
        <w:szCs w:val="21"/>
      </w:rPr>
    </w:pPr>
    <w:r w:rsidRPr="000B3778">
      <w:rPr>
        <w:rFonts w:ascii="Univers 57 Condensed" w:hAnsi="Univers 57 Condensed"/>
        <w:sz w:val="21"/>
        <w:szCs w:val="21"/>
      </w:rPr>
      <w:fldChar w:fldCharType="begin"/>
    </w:r>
    <w:r w:rsidR="00F60A94" w:rsidRPr="000B3778">
      <w:rPr>
        <w:rFonts w:ascii="Univers 57 Condensed" w:hAnsi="Univers 57 Condensed"/>
        <w:sz w:val="21"/>
        <w:szCs w:val="21"/>
      </w:rPr>
      <w:instrText xml:space="preserve"> PAGE   \* MERGEFORMAT </w:instrText>
    </w:r>
    <w:r w:rsidRPr="000B3778">
      <w:rPr>
        <w:rFonts w:ascii="Univers 57 Condensed" w:hAnsi="Univers 57 Condensed"/>
        <w:sz w:val="21"/>
        <w:szCs w:val="21"/>
      </w:rPr>
      <w:fldChar w:fldCharType="separate"/>
    </w:r>
    <w:r w:rsidR="003D6E48">
      <w:rPr>
        <w:rFonts w:ascii="Univers 57 Condensed" w:hAnsi="Univers 57 Condensed"/>
        <w:noProof/>
        <w:sz w:val="21"/>
        <w:szCs w:val="21"/>
      </w:rPr>
      <w:t>10</w:t>
    </w:r>
    <w:r w:rsidRPr="000B3778">
      <w:rPr>
        <w:rFonts w:ascii="Univers 57 Condensed" w:hAnsi="Univers 57 Condensed"/>
        <w:sz w:val="21"/>
        <w:szCs w:val="21"/>
      </w:rPr>
      <w:fldChar w:fldCharType="end"/>
    </w:r>
    <w:r w:rsidR="00F60A94">
      <w:rPr>
        <w:rFonts w:ascii="Univers 57 Condensed" w:hAnsi="Univers 57 Condensed"/>
        <w:sz w:val="21"/>
        <w:szCs w:val="21"/>
      </w:rPr>
      <w:ptab w:relativeTo="margin" w:alignment="center" w:leader="none"/>
    </w:r>
  </w:p>
  <w:p w:rsidR="00F60A94" w:rsidRPr="00BC28BB" w:rsidRDefault="00F60A94" w:rsidP="000B3778">
    <w:pPr>
      <w:tabs>
        <w:tab w:val="left" w:pos="426"/>
      </w:tabs>
      <w:ind w:left="425"/>
      <w:jc w:val="right"/>
      <w:rPr>
        <w:rFonts w:ascii="Univers 57 Condensed" w:hAnsi="Univers 57 Condensed"/>
        <w:sz w:val="21"/>
        <w:szCs w:val="21"/>
        <w:lang w:val="fr-FR"/>
      </w:rPr>
    </w:pP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Pr>
        <w:rFonts w:ascii="Univers 57 Condensed" w:hAnsi="Univers 57 Condensed"/>
        <w:sz w:val="21"/>
        <w:szCs w:val="21"/>
      </w:rPr>
      <w:ptab w:relativeTo="margin" w:alignment="center" w:leader="none"/>
    </w:r>
    <w:r w:rsidRPr="00BC28BB">
      <w:rPr>
        <w:rFonts w:ascii="Univers 57 Condensed" w:hAnsi="Univers 57 Condensed"/>
        <w:sz w:val="21"/>
        <w:szCs w:val="21"/>
        <w:lang w:val="fr-FR"/>
      </w:rPr>
      <w:t xml:space="preserve"> </w:t>
    </w:r>
    <w:sdt>
      <w:sdtPr>
        <w:rPr>
          <w:rFonts w:ascii="Univers 57 Condensed" w:hAnsi="Univers 57 Condensed"/>
          <w:sz w:val="21"/>
          <w:szCs w:val="21"/>
        </w:rPr>
        <w:alias w:val="Auteur1"/>
        <w:tag w:val="Auteur1"/>
        <w:id w:val="626281746"/>
      </w:sdtPr>
      <w:sdtEndPr/>
      <w:sdtContent>
        <w:r w:rsidRPr="00CD7934">
          <w:rPr>
            <w:rFonts w:ascii="Univers 57 Condensed" w:hAnsi="Univers 57 Condensed"/>
            <w:sz w:val="21"/>
            <w:szCs w:val="21"/>
            <w:lang w:val="fr-FR"/>
          </w:rPr>
          <w:t>P</w:t>
        </w:r>
        <w:r>
          <w:rPr>
            <w:rFonts w:ascii="Univers 57 Condensed" w:hAnsi="Univers 57 Condensed"/>
            <w:sz w:val="21"/>
            <w:szCs w:val="21"/>
            <w:lang w:val="fr-FR"/>
          </w:rPr>
          <w:t>ascal Guehl</w:t>
        </w:r>
      </w:sdtContent>
    </w:sdt>
    <w:r w:rsidRPr="00BC28BB">
      <w:rPr>
        <w:rFonts w:ascii="Univers 57 Condensed" w:hAnsi="Univers 57 Condensed"/>
        <w:sz w:val="21"/>
        <w:szCs w:val="21"/>
        <w:lang w:val="fr-FR"/>
      </w:rPr>
      <w:t xml:space="preserve"> , </w:t>
    </w:r>
    <w:sdt>
      <w:sdtPr>
        <w:rPr>
          <w:rFonts w:ascii="Univers 57 Condensed" w:hAnsi="Univers 57 Condensed"/>
          <w:sz w:val="21"/>
          <w:szCs w:val="21"/>
        </w:rPr>
        <w:alias w:val="Auteur2"/>
        <w:id w:val="626281747"/>
      </w:sdtPr>
      <w:sdtEndPr/>
      <w:sdtContent>
        <w:r w:rsidRPr="00CD7934">
          <w:rPr>
            <w:rFonts w:ascii="Univers 57 Condensed" w:hAnsi="Univers 57 Condensed"/>
            <w:sz w:val="21"/>
            <w:szCs w:val="21"/>
            <w:lang w:val="fr-FR"/>
          </w:rPr>
          <w:t>F</w:t>
        </w:r>
        <w:r>
          <w:rPr>
            <w:rFonts w:ascii="Univers 57 Condensed" w:hAnsi="Univers 57 Condensed"/>
            <w:sz w:val="21"/>
            <w:szCs w:val="21"/>
            <w:lang w:val="fr-FR"/>
          </w:rPr>
          <w:t>abrice Neyret</w:t>
        </w:r>
      </w:sdtContent>
    </w:sdt>
    <w:r w:rsidRPr="00BC28BB">
      <w:rPr>
        <w:rFonts w:ascii="Univers 57 Condensed" w:hAnsi="Univers 57 Condensed"/>
        <w:sz w:val="21"/>
        <w:szCs w:val="21"/>
        <w:lang w:val="fr-FR"/>
      </w:rPr>
      <w:t xml:space="preserve"> </w:t>
    </w:r>
  </w:p>
  <w:p w:rsidR="00F60A94" w:rsidRPr="00BC28BB" w:rsidRDefault="00F60A94" w:rsidP="00693550">
    <w:pPr>
      <w:pStyle w:val="En-tte"/>
      <w:pBdr>
        <w:bottom w:val="single" w:sz="6" w:space="1" w:color="auto"/>
      </w:pBdr>
      <w:ind w:left="426"/>
      <w:rPr>
        <w:rFonts w:ascii="Univers CE 45 Light" w:hAnsi="Univers CE 45 Light"/>
        <w:lang w:val="fr-FR"/>
      </w:rPr>
    </w:pPr>
  </w:p>
  <w:p w:rsidR="00F60A94" w:rsidRPr="00BC28BB" w:rsidRDefault="00F60A94">
    <w:pPr>
      <w:pStyle w:val="En-tte"/>
      <w:rPr>
        <w:rFonts w:ascii="Univers CE 45 Light" w:hAnsi="Univers CE 45 Light"/>
        <w:lang w:val="fr-FR"/>
      </w:rPr>
    </w:pPr>
  </w:p>
  <w:p w:rsidR="00F60A94" w:rsidRPr="00BC28BB" w:rsidRDefault="00F60A94" w:rsidP="00693550">
    <w:pPr>
      <w:tabs>
        <w:tab w:val="left" w:pos="10348"/>
      </w:tabs>
      <w:ind w:left="426"/>
      <w:jc w:val="right"/>
      <w:rPr>
        <w:rFonts w:ascii="Univers CE 45 Light" w:hAnsi="Univers CE 45 Light"/>
        <w:lang w:val="fr-FR"/>
      </w:rPr>
    </w:pPr>
  </w:p>
  <w:p w:rsidR="00F60A94" w:rsidRPr="005C7FD8" w:rsidRDefault="00F60A94" w:rsidP="00693550">
    <w:pPr>
      <w:tabs>
        <w:tab w:val="left" w:pos="10348"/>
      </w:tabs>
      <w:ind w:left="426"/>
      <w:jc w:val="right"/>
      <w:rPr>
        <w:rFonts w:ascii="Univers CE 45 Light" w:hAnsi="Univers CE 45 Light"/>
      </w:rPr>
    </w:pPr>
    <w:r>
      <w:rPr>
        <w:rFonts w:ascii="Univers CE 45 Light" w:hAnsi="Univers CE 45 Light"/>
      </w:rPr>
      <w:ptab w:relativeTo="margin" w:alignment="center" w:leader="none"/>
    </w:r>
    <w:r>
      <w:rPr>
        <w:rFonts w:ascii="Univers CE 45 Light" w:hAnsi="Univers CE 45 Light"/>
      </w:rPr>
      <w:ptab w:relativeTo="margin" w:alignment="center" w:leader="none"/>
    </w:r>
    <w:r w:rsidRPr="00E76AF3">
      <w:rPr>
        <w:rFonts w:ascii="Univers CE 45 Light" w:hAnsi="Univers CE 45 Light"/>
      </w:rPr>
      <w:ptab w:relativeTo="margin" w:alignment="center" w:leader="none"/>
    </w:r>
    <w:r w:rsidRPr="00E76AF3">
      <w:rPr>
        <w:rFonts w:ascii="Univers CE 45 Light" w:hAnsi="Univers CE 45 Light"/>
        <w:bCs/>
        <w:lang w:val="fr-FR"/>
      </w:rPr>
      <w:t xml:space="preserve"> </w:t>
    </w:r>
  </w:p>
  <w:p w:rsidR="00F60A94" w:rsidRDefault="00F60A94" w:rsidP="005C7FD8">
    <w:pPr>
      <w:jc w:val="left"/>
      <w:rPr>
        <w:rFonts w:ascii="Univers CE 45 Light" w:hAnsi="Univers CE 45 Light"/>
        <w:lang w:val="fr-FR"/>
      </w:rPr>
    </w:pPr>
  </w:p>
  <w:p w:rsidR="00F60A94" w:rsidRPr="005C7FD8" w:rsidRDefault="00F60A94" w:rsidP="005C7FD8">
    <w:pPr>
      <w:jc w:val="left"/>
      <w:rPr>
        <w:rFonts w:ascii="Univers CE 45 Light" w:hAnsi="Univers CE 45 Light"/>
        <w:sz w:val="1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94" w:rsidRPr="00AD4F31" w:rsidRDefault="00F60A94" w:rsidP="0068423A">
    <w:pPr>
      <w:pStyle w:val="En-tte"/>
      <w:rPr>
        <w:rFonts w:ascii="Univers LT 55" w:hAnsi="Univers LT 55"/>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FFE"/>
      </v:shape>
    </w:pict>
  </w:numPicBullet>
  <w:abstractNum w:abstractNumId="0">
    <w:nsid w:val="00224C3C"/>
    <w:multiLevelType w:val="hybridMultilevel"/>
    <w:tmpl w:val="CD78FE66"/>
    <w:lvl w:ilvl="0" w:tplc="040C0001">
      <w:start w:val="1"/>
      <w:numFmt w:val="bullet"/>
      <w:lvlText w:val=""/>
      <w:lvlJc w:val="left"/>
      <w:pPr>
        <w:ind w:left="2214" w:hanging="360"/>
      </w:pPr>
      <w:rPr>
        <w:rFonts w:ascii="Symbol" w:hAnsi="Symbol" w:hint="default"/>
      </w:rPr>
    </w:lvl>
    <w:lvl w:ilvl="1" w:tplc="040C0003" w:tentative="1">
      <w:start w:val="1"/>
      <w:numFmt w:val="bullet"/>
      <w:lvlText w:val="o"/>
      <w:lvlJc w:val="left"/>
      <w:pPr>
        <w:ind w:left="2934" w:hanging="360"/>
      </w:pPr>
      <w:rPr>
        <w:rFonts w:ascii="Courier New" w:hAnsi="Courier New" w:cs="Courier New" w:hint="default"/>
      </w:rPr>
    </w:lvl>
    <w:lvl w:ilvl="2" w:tplc="040C0005" w:tentative="1">
      <w:start w:val="1"/>
      <w:numFmt w:val="bullet"/>
      <w:lvlText w:val=""/>
      <w:lvlJc w:val="left"/>
      <w:pPr>
        <w:ind w:left="3654" w:hanging="360"/>
      </w:pPr>
      <w:rPr>
        <w:rFonts w:ascii="Wingdings" w:hAnsi="Wingdings" w:hint="default"/>
      </w:rPr>
    </w:lvl>
    <w:lvl w:ilvl="3" w:tplc="040C0001" w:tentative="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1">
    <w:nsid w:val="033B0EEA"/>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
    <w:nsid w:val="03CA149C"/>
    <w:multiLevelType w:val="hybridMultilevel"/>
    <w:tmpl w:val="48381106"/>
    <w:lvl w:ilvl="0" w:tplc="836AF780">
      <w:start w:val="1"/>
      <w:numFmt w:val="decimal"/>
      <w:lvlText w:val="%1."/>
      <w:lvlJc w:val="left"/>
      <w:pPr>
        <w:ind w:left="1416" w:hanging="360"/>
      </w:pPr>
      <w:rPr>
        <w:rFonts w:hint="default"/>
      </w:rPr>
    </w:lvl>
    <w:lvl w:ilvl="1" w:tplc="040C0019">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3">
    <w:nsid w:val="06F04C6B"/>
    <w:multiLevelType w:val="hybridMultilevel"/>
    <w:tmpl w:val="D21C241A"/>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CC47D9A"/>
    <w:multiLevelType w:val="hybridMultilevel"/>
    <w:tmpl w:val="625031F8"/>
    <w:lvl w:ilvl="0" w:tplc="58E8218E">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0CF676A1"/>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
    <w:nsid w:val="0E381E29"/>
    <w:multiLevelType w:val="hybridMultilevel"/>
    <w:tmpl w:val="81D6692E"/>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C551CFD"/>
    <w:multiLevelType w:val="hybridMultilevel"/>
    <w:tmpl w:val="48381106"/>
    <w:lvl w:ilvl="0" w:tplc="836AF780">
      <w:start w:val="1"/>
      <w:numFmt w:val="decimal"/>
      <w:lvlText w:val="%1."/>
      <w:lvlJc w:val="left"/>
      <w:pPr>
        <w:ind w:left="1416" w:hanging="360"/>
      </w:pPr>
      <w:rPr>
        <w:rFonts w:hint="default"/>
      </w:rPr>
    </w:lvl>
    <w:lvl w:ilvl="1" w:tplc="040C0019">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8">
    <w:nsid w:val="1E1F3EED"/>
    <w:multiLevelType w:val="hybridMultilevel"/>
    <w:tmpl w:val="818E9416"/>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FB517AB"/>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0">
    <w:nsid w:val="2299055E"/>
    <w:multiLevelType w:val="hybridMultilevel"/>
    <w:tmpl w:val="223482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3216E96"/>
    <w:multiLevelType w:val="hybridMultilevel"/>
    <w:tmpl w:val="783889A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278F4DFF"/>
    <w:multiLevelType w:val="hybridMultilevel"/>
    <w:tmpl w:val="0DA27BAA"/>
    <w:lvl w:ilvl="0" w:tplc="836AF780">
      <w:start w:val="1"/>
      <w:numFmt w:val="decimal"/>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3">
    <w:nsid w:val="28451D64"/>
    <w:multiLevelType w:val="hybridMultilevel"/>
    <w:tmpl w:val="924273FE"/>
    <w:lvl w:ilvl="0" w:tplc="836AF780">
      <w:start w:val="1"/>
      <w:numFmt w:val="decimal"/>
      <w:lvlText w:val="%1."/>
      <w:lvlJc w:val="left"/>
      <w:pPr>
        <w:ind w:left="1416" w:hanging="360"/>
      </w:pPr>
      <w:rPr>
        <w:rFonts w:hint="default"/>
      </w:rPr>
    </w:lvl>
    <w:lvl w:ilvl="1" w:tplc="836AF780">
      <w:start w:val="1"/>
      <w:numFmt w:val="decimal"/>
      <w:lvlText w:val="%2."/>
      <w:lvlJc w:val="left"/>
      <w:pPr>
        <w:ind w:left="2136" w:hanging="360"/>
      </w:pPr>
      <w:rPr>
        <w:rFonts w:hint="default"/>
      </w:r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14">
    <w:nsid w:val="2E401218"/>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5">
    <w:nsid w:val="33161C57"/>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6">
    <w:nsid w:val="3A6F6236"/>
    <w:multiLevelType w:val="hybridMultilevel"/>
    <w:tmpl w:val="E9E0DF94"/>
    <w:lvl w:ilvl="0" w:tplc="4EDE2D0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F711C3"/>
    <w:multiLevelType w:val="hybridMultilevel"/>
    <w:tmpl w:val="577214D0"/>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415C181E"/>
    <w:multiLevelType w:val="hybridMultilevel"/>
    <w:tmpl w:val="F11454A4"/>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434167CA"/>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43A30D78"/>
    <w:multiLevelType w:val="hybridMultilevel"/>
    <w:tmpl w:val="C39CCB9A"/>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46E57B85"/>
    <w:multiLevelType w:val="hybridMultilevel"/>
    <w:tmpl w:val="CFC44C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8120F12"/>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3">
    <w:nsid w:val="4AED3120"/>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4">
    <w:nsid w:val="4C022BDF"/>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5">
    <w:nsid w:val="506630A2"/>
    <w:multiLevelType w:val="hybridMultilevel"/>
    <w:tmpl w:val="F8BC0ACE"/>
    <w:lvl w:ilvl="0" w:tplc="EAC66C30">
      <w:start w:val="1"/>
      <w:numFmt w:val="decimal"/>
      <w:lvlText w:val="%1."/>
      <w:lvlJc w:val="left"/>
      <w:pPr>
        <w:ind w:left="1494"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6">
    <w:nsid w:val="50E229FE"/>
    <w:multiLevelType w:val="hybridMultilevel"/>
    <w:tmpl w:val="48381106"/>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27">
    <w:nsid w:val="52DC0B7C"/>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8">
    <w:nsid w:val="542D1234"/>
    <w:multiLevelType w:val="hybridMultilevel"/>
    <w:tmpl w:val="8D94F2D6"/>
    <w:lvl w:ilvl="0" w:tplc="040C0019">
      <w:start w:val="1"/>
      <w:numFmt w:val="lowerLetter"/>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9">
    <w:nsid w:val="5A621CFC"/>
    <w:multiLevelType w:val="hybridMultilevel"/>
    <w:tmpl w:val="656C3626"/>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5F0E5656"/>
    <w:multiLevelType w:val="hybridMultilevel"/>
    <w:tmpl w:val="97A87BC0"/>
    <w:lvl w:ilvl="0" w:tplc="836AF780">
      <w:start w:val="1"/>
      <w:numFmt w:val="decimal"/>
      <w:lvlText w:val="%1."/>
      <w:lvlJc w:val="left"/>
      <w:pPr>
        <w:ind w:left="141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31">
    <w:nsid w:val="6112339C"/>
    <w:multiLevelType w:val="hybridMultilevel"/>
    <w:tmpl w:val="3104D2B4"/>
    <w:lvl w:ilvl="0" w:tplc="040C0007">
      <w:start w:val="1"/>
      <w:numFmt w:val="bullet"/>
      <w:lvlText w:val=""/>
      <w:lvlPicBulletId w:val="0"/>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1C4625A"/>
    <w:multiLevelType w:val="hybridMultilevel"/>
    <w:tmpl w:val="C36C832E"/>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33">
    <w:nsid w:val="634818BA"/>
    <w:multiLevelType w:val="hybridMultilevel"/>
    <w:tmpl w:val="7E560A62"/>
    <w:lvl w:ilvl="0" w:tplc="A0A69C9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4">
    <w:nsid w:val="63B6034E"/>
    <w:multiLevelType w:val="hybridMultilevel"/>
    <w:tmpl w:val="DEE8F2BC"/>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nsid w:val="6ACC7360"/>
    <w:multiLevelType w:val="hybridMultilevel"/>
    <w:tmpl w:val="48381106"/>
    <w:lvl w:ilvl="0" w:tplc="836AF780">
      <w:start w:val="1"/>
      <w:numFmt w:val="decimal"/>
      <w:lvlText w:val="%1."/>
      <w:lvlJc w:val="left"/>
      <w:pPr>
        <w:ind w:left="1416" w:hanging="360"/>
      </w:pPr>
      <w:rPr>
        <w:rFonts w:hint="default"/>
      </w:rPr>
    </w:lvl>
    <w:lvl w:ilvl="1" w:tplc="040C0019">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36">
    <w:nsid w:val="74D7389B"/>
    <w:multiLevelType w:val="hybridMultilevel"/>
    <w:tmpl w:val="97FE7288"/>
    <w:lvl w:ilvl="0" w:tplc="040C0007">
      <w:start w:val="1"/>
      <w:numFmt w:val="bullet"/>
      <w:lvlText w:val=""/>
      <w:lvlPicBulletId w:val="0"/>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7">
    <w:nsid w:val="788736D7"/>
    <w:multiLevelType w:val="hybridMultilevel"/>
    <w:tmpl w:val="48381106"/>
    <w:lvl w:ilvl="0" w:tplc="836AF780">
      <w:start w:val="1"/>
      <w:numFmt w:val="decimal"/>
      <w:lvlText w:val="%1."/>
      <w:lvlJc w:val="left"/>
      <w:pPr>
        <w:ind w:left="1416" w:hanging="360"/>
      </w:pPr>
      <w:rPr>
        <w:rFonts w:hint="default"/>
      </w:rPr>
    </w:lvl>
    <w:lvl w:ilvl="1" w:tplc="040C0019">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num w:numId="1">
    <w:abstractNumId w:val="33"/>
  </w:num>
  <w:num w:numId="2">
    <w:abstractNumId w:val="25"/>
  </w:num>
  <w:num w:numId="3">
    <w:abstractNumId w:val="32"/>
  </w:num>
  <w:num w:numId="4">
    <w:abstractNumId w:val="0"/>
  </w:num>
  <w:num w:numId="5">
    <w:abstractNumId w:val="4"/>
  </w:num>
  <w:num w:numId="6">
    <w:abstractNumId w:val="24"/>
  </w:num>
  <w:num w:numId="7">
    <w:abstractNumId w:val="16"/>
  </w:num>
  <w:num w:numId="8">
    <w:abstractNumId w:val="30"/>
  </w:num>
  <w:num w:numId="9">
    <w:abstractNumId w:val="17"/>
  </w:num>
  <w:num w:numId="10">
    <w:abstractNumId w:val="29"/>
  </w:num>
  <w:num w:numId="11">
    <w:abstractNumId w:val="8"/>
  </w:num>
  <w:num w:numId="12">
    <w:abstractNumId w:val="31"/>
  </w:num>
  <w:num w:numId="13">
    <w:abstractNumId w:val="20"/>
  </w:num>
  <w:num w:numId="14">
    <w:abstractNumId w:val="11"/>
  </w:num>
  <w:num w:numId="15">
    <w:abstractNumId w:val="26"/>
  </w:num>
  <w:num w:numId="16">
    <w:abstractNumId w:val="18"/>
  </w:num>
  <w:num w:numId="17">
    <w:abstractNumId w:val="34"/>
  </w:num>
  <w:num w:numId="18">
    <w:abstractNumId w:val="36"/>
  </w:num>
  <w:num w:numId="19">
    <w:abstractNumId w:val="10"/>
  </w:num>
  <w:num w:numId="20">
    <w:abstractNumId w:val="37"/>
  </w:num>
  <w:num w:numId="21">
    <w:abstractNumId w:val="5"/>
  </w:num>
  <w:num w:numId="22">
    <w:abstractNumId w:val="23"/>
  </w:num>
  <w:num w:numId="23">
    <w:abstractNumId w:val="13"/>
  </w:num>
  <w:num w:numId="24">
    <w:abstractNumId w:val="12"/>
  </w:num>
  <w:num w:numId="25">
    <w:abstractNumId w:val="27"/>
  </w:num>
  <w:num w:numId="26">
    <w:abstractNumId w:val="1"/>
  </w:num>
  <w:num w:numId="27">
    <w:abstractNumId w:val="3"/>
  </w:num>
  <w:num w:numId="28">
    <w:abstractNumId w:val="6"/>
  </w:num>
  <w:num w:numId="29">
    <w:abstractNumId w:val="2"/>
  </w:num>
  <w:num w:numId="30">
    <w:abstractNumId w:val="9"/>
  </w:num>
  <w:num w:numId="31">
    <w:abstractNumId w:val="14"/>
  </w:num>
  <w:num w:numId="32">
    <w:abstractNumId w:val="19"/>
  </w:num>
  <w:num w:numId="33">
    <w:abstractNumId w:val="15"/>
  </w:num>
  <w:num w:numId="34">
    <w:abstractNumId w:val="28"/>
  </w:num>
  <w:num w:numId="35">
    <w:abstractNumId w:val="22"/>
  </w:num>
  <w:num w:numId="36">
    <w:abstractNumId w:val="21"/>
  </w:num>
  <w:num w:numId="37">
    <w:abstractNumId w:val="7"/>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ocumentProtection w:edit="readOnly" w:enforcement="0"/>
  <w:defaultTabStop w:val="851"/>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28BB"/>
    <w:rsid w:val="00002B9C"/>
    <w:rsid w:val="000063FC"/>
    <w:rsid w:val="000079E6"/>
    <w:rsid w:val="0001433E"/>
    <w:rsid w:val="00014780"/>
    <w:rsid w:val="00016A2C"/>
    <w:rsid w:val="00023763"/>
    <w:rsid w:val="000249AC"/>
    <w:rsid w:val="00026464"/>
    <w:rsid w:val="00026D23"/>
    <w:rsid w:val="00027E21"/>
    <w:rsid w:val="0003594E"/>
    <w:rsid w:val="00047E48"/>
    <w:rsid w:val="00052FB2"/>
    <w:rsid w:val="00053F17"/>
    <w:rsid w:val="00062838"/>
    <w:rsid w:val="00063138"/>
    <w:rsid w:val="00066211"/>
    <w:rsid w:val="00072C1D"/>
    <w:rsid w:val="0007561A"/>
    <w:rsid w:val="00081441"/>
    <w:rsid w:val="0008154D"/>
    <w:rsid w:val="00082B5A"/>
    <w:rsid w:val="00083ABC"/>
    <w:rsid w:val="00094771"/>
    <w:rsid w:val="000A251B"/>
    <w:rsid w:val="000A27E2"/>
    <w:rsid w:val="000B3778"/>
    <w:rsid w:val="000B4C11"/>
    <w:rsid w:val="000B7277"/>
    <w:rsid w:val="000C1078"/>
    <w:rsid w:val="000C2164"/>
    <w:rsid w:val="000C34CE"/>
    <w:rsid w:val="000C5639"/>
    <w:rsid w:val="000C5BE6"/>
    <w:rsid w:val="000D2E27"/>
    <w:rsid w:val="000D66B7"/>
    <w:rsid w:val="000E148F"/>
    <w:rsid w:val="000E192B"/>
    <w:rsid w:val="000E2C1D"/>
    <w:rsid w:val="000E2FE3"/>
    <w:rsid w:val="000E7AD8"/>
    <w:rsid w:val="000F2017"/>
    <w:rsid w:val="000F6059"/>
    <w:rsid w:val="000F6107"/>
    <w:rsid w:val="000F66C8"/>
    <w:rsid w:val="0010709F"/>
    <w:rsid w:val="0011087F"/>
    <w:rsid w:val="0011612B"/>
    <w:rsid w:val="00121DC1"/>
    <w:rsid w:val="00122F40"/>
    <w:rsid w:val="00125A01"/>
    <w:rsid w:val="00125DE1"/>
    <w:rsid w:val="00127FE6"/>
    <w:rsid w:val="00130BC9"/>
    <w:rsid w:val="00131952"/>
    <w:rsid w:val="001337C8"/>
    <w:rsid w:val="001360B7"/>
    <w:rsid w:val="0014057C"/>
    <w:rsid w:val="00140852"/>
    <w:rsid w:val="0014347F"/>
    <w:rsid w:val="00152E68"/>
    <w:rsid w:val="00156684"/>
    <w:rsid w:val="00164B74"/>
    <w:rsid w:val="001655EF"/>
    <w:rsid w:val="00165E65"/>
    <w:rsid w:val="00170BF6"/>
    <w:rsid w:val="001716BD"/>
    <w:rsid w:val="00180D4F"/>
    <w:rsid w:val="001829BD"/>
    <w:rsid w:val="00184ADD"/>
    <w:rsid w:val="00196484"/>
    <w:rsid w:val="00197E58"/>
    <w:rsid w:val="001A2961"/>
    <w:rsid w:val="001A40D4"/>
    <w:rsid w:val="001B2223"/>
    <w:rsid w:val="001B6D9D"/>
    <w:rsid w:val="001C1D72"/>
    <w:rsid w:val="001D2305"/>
    <w:rsid w:val="001D6E6C"/>
    <w:rsid w:val="001E3CB0"/>
    <w:rsid w:val="001F1C47"/>
    <w:rsid w:val="001F3BE1"/>
    <w:rsid w:val="00201986"/>
    <w:rsid w:val="00203AE9"/>
    <w:rsid w:val="002055B3"/>
    <w:rsid w:val="00206ABC"/>
    <w:rsid w:val="00212055"/>
    <w:rsid w:val="0021444F"/>
    <w:rsid w:val="00237983"/>
    <w:rsid w:val="00241C52"/>
    <w:rsid w:val="00241F69"/>
    <w:rsid w:val="0025064D"/>
    <w:rsid w:val="0025231E"/>
    <w:rsid w:val="00262DBB"/>
    <w:rsid w:val="00272308"/>
    <w:rsid w:val="0027264C"/>
    <w:rsid w:val="002802E1"/>
    <w:rsid w:val="002808DA"/>
    <w:rsid w:val="00280AD7"/>
    <w:rsid w:val="0028101B"/>
    <w:rsid w:val="00287C5A"/>
    <w:rsid w:val="002935BE"/>
    <w:rsid w:val="00293A28"/>
    <w:rsid w:val="00296D0E"/>
    <w:rsid w:val="002A0096"/>
    <w:rsid w:val="002A22C6"/>
    <w:rsid w:val="002B1E78"/>
    <w:rsid w:val="002C08E0"/>
    <w:rsid w:val="002C254D"/>
    <w:rsid w:val="002C6030"/>
    <w:rsid w:val="002C7BD7"/>
    <w:rsid w:val="002D2E59"/>
    <w:rsid w:val="002D4037"/>
    <w:rsid w:val="002D499F"/>
    <w:rsid w:val="002D602A"/>
    <w:rsid w:val="002D75BF"/>
    <w:rsid w:val="002D7AEC"/>
    <w:rsid w:val="002D7BE0"/>
    <w:rsid w:val="002E6593"/>
    <w:rsid w:val="00303017"/>
    <w:rsid w:val="00304F6F"/>
    <w:rsid w:val="0031106C"/>
    <w:rsid w:val="003137D1"/>
    <w:rsid w:val="00331C85"/>
    <w:rsid w:val="003458F6"/>
    <w:rsid w:val="003460CE"/>
    <w:rsid w:val="0034668F"/>
    <w:rsid w:val="003522E5"/>
    <w:rsid w:val="00352AE5"/>
    <w:rsid w:val="00352BED"/>
    <w:rsid w:val="00355380"/>
    <w:rsid w:val="00355D03"/>
    <w:rsid w:val="003579D2"/>
    <w:rsid w:val="00360B0F"/>
    <w:rsid w:val="0036354A"/>
    <w:rsid w:val="003729EE"/>
    <w:rsid w:val="00376F3A"/>
    <w:rsid w:val="0038769F"/>
    <w:rsid w:val="003A34A5"/>
    <w:rsid w:val="003A5C4E"/>
    <w:rsid w:val="003C2CE7"/>
    <w:rsid w:val="003D005C"/>
    <w:rsid w:val="003D6E48"/>
    <w:rsid w:val="003E52B8"/>
    <w:rsid w:val="003F314C"/>
    <w:rsid w:val="003F555E"/>
    <w:rsid w:val="004056A8"/>
    <w:rsid w:val="00405A82"/>
    <w:rsid w:val="004060F4"/>
    <w:rsid w:val="0041570A"/>
    <w:rsid w:val="00427EC1"/>
    <w:rsid w:val="00434190"/>
    <w:rsid w:val="00442C8C"/>
    <w:rsid w:val="00445894"/>
    <w:rsid w:val="0045342C"/>
    <w:rsid w:val="004537A3"/>
    <w:rsid w:val="004548FA"/>
    <w:rsid w:val="00457A7E"/>
    <w:rsid w:val="004607F2"/>
    <w:rsid w:val="00463FEF"/>
    <w:rsid w:val="004646B6"/>
    <w:rsid w:val="00465AA7"/>
    <w:rsid w:val="00476F48"/>
    <w:rsid w:val="00477A4C"/>
    <w:rsid w:val="00477FAC"/>
    <w:rsid w:val="00481832"/>
    <w:rsid w:val="004819C8"/>
    <w:rsid w:val="00486421"/>
    <w:rsid w:val="00487AA8"/>
    <w:rsid w:val="0049741D"/>
    <w:rsid w:val="004A2BDB"/>
    <w:rsid w:val="004A6736"/>
    <w:rsid w:val="004C10DE"/>
    <w:rsid w:val="004C4CA7"/>
    <w:rsid w:val="004D0ED7"/>
    <w:rsid w:val="004D6E78"/>
    <w:rsid w:val="004D7086"/>
    <w:rsid w:val="004D7DD6"/>
    <w:rsid w:val="004E442F"/>
    <w:rsid w:val="004E6561"/>
    <w:rsid w:val="004F57D2"/>
    <w:rsid w:val="004F6D1B"/>
    <w:rsid w:val="00503478"/>
    <w:rsid w:val="00503C59"/>
    <w:rsid w:val="0050455B"/>
    <w:rsid w:val="00526F91"/>
    <w:rsid w:val="005313A7"/>
    <w:rsid w:val="00536576"/>
    <w:rsid w:val="00541AF0"/>
    <w:rsid w:val="00551AFC"/>
    <w:rsid w:val="00554C88"/>
    <w:rsid w:val="00575807"/>
    <w:rsid w:val="00584582"/>
    <w:rsid w:val="005854D5"/>
    <w:rsid w:val="00591934"/>
    <w:rsid w:val="005935D2"/>
    <w:rsid w:val="005A3CE8"/>
    <w:rsid w:val="005A4E93"/>
    <w:rsid w:val="005A66F6"/>
    <w:rsid w:val="005B0D2F"/>
    <w:rsid w:val="005B3F47"/>
    <w:rsid w:val="005B7FB1"/>
    <w:rsid w:val="005C3777"/>
    <w:rsid w:val="005C4B41"/>
    <w:rsid w:val="005C7F2E"/>
    <w:rsid w:val="005C7FD8"/>
    <w:rsid w:val="005D27D3"/>
    <w:rsid w:val="005E05AF"/>
    <w:rsid w:val="005E0A78"/>
    <w:rsid w:val="005F2C06"/>
    <w:rsid w:val="005F4122"/>
    <w:rsid w:val="00601C6E"/>
    <w:rsid w:val="006057CC"/>
    <w:rsid w:val="00610FE6"/>
    <w:rsid w:val="00613BEF"/>
    <w:rsid w:val="00634FA2"/>
    <w:rsid w:val="006371BE"/>
    <w:rsid w:val="0063762E"/>
    <w:rsid w:val="00650482"/>
    <w:rsid w:val="00652C68"/>
    <w:rsid w:val="00661EBC"/>
    <w:rsid w:val="0066317B"/>
    <w:rsid w:val="00664A73"/>
    <w:rsid w:val="00664FD0"/>
    <w:rsid w:val="00667322"/>
    <w:rsid w:val="00670B71"/>
    <w:rsid w:val="00672719"/>
    <w:rsid w:val="00680863"/>
    <w:rsid w:val="0068280E"/>
    <w:rsid w:val="00682F74"/>
    <w:rsid w:val="0068326D"/>
    <w:rsid w:val="00683A4C"/>
    <w:rsid w:val="0068423A"/>
    <w:rsid w:val="0068458E"/>
    <w:rsid w:val="00685665"/>
    <w:rsid w:val="0069216D"/>
    <w:rsid w:val="00693550"/>
    <w:rsid w:val="00697624"/>
    <w:rsid w:val="006C54CF"/>
    <w:rsid w:val="006D1F48"/>
    <w:rsid w:val="006E377D"/>
    <w:rsid w:val="006E585D"/>
    <w:rsid w:val="006E6308"/>
    <w:rsid w:val="006E6B92"/>
    <w:rsid w:val="006F2F40"/>
    <w:rsid w:val="006F42DE"/>
    <w:rsid w:val="0070574E"/>
    <w:rsid w:val="00710762"/>
    <w:rsid w:val="00721B2A"/>
    <w:rsid w:val="00722388"/>
    <w:rsid w:val="00724158"/>
    <w:rsid w:val="0072450E"/>
    <w:rsid w:val="00724930"/>
    <w:rsid w:val="00730530"/>
    <w:rsid w:val="00732C13"/>
    <w:rsid w:val="00744876"/>
    <w:rsid w:val="00744A41"/>
    <w:rsid w:val="00751A82"/>
    <w:rsid w:val="00757851"/>
    <w:rsid w:val="0076433D"/>
    <w:rsid w:val="00775670"/>
    <w:rsid w:val="00792E38"/>
    <w:rsid w:val="00793922"/>
    <w:rsid w:val="00796A07"/>
    <w:rsid w:val="00796C8F"/>
    <w:rsid w:val="007A3279"/>
    <w:rsid w:val="007A4A56"/>
    <w:rsid w:val="007A4E44"/>
    <w:rsid w:val="007A704D"/>
    <w:rsid w:val="007B1F48"/>
    <w:rsid w:val="007B2B5F"/>
    <w:rsid w:val="007B54A4"/>
    <w:rsid w:val="007C0207"/>
    <w:rsid w:val="007C2053"/>
    <w:rsid w:val="007C67EF"/>
    <w:rsid w:val="007D02C1"/>
    <w:rsid w:val="007E07F8"/>
    <w:rsid w:val="007E1CA7"/>
    <w:rsid w:val="007E42CF"/>
    <w:rsid w:val="007E7104"/>
    <w:rsid w:val="007F0C57"/>
    <w:rsid w:val="007F2BE4"/>
    <w:rsid w:val="007F2F6F"/>
    <w:rsid w:val="00810324"/>
    <w:rsid w:val="008117A0"/>
    <w:rsid w:val="00813765"/>
    <w:rsid w:val="008147D9"/>
    <w:rsid w:val="00820F9F"/>
    <w:rsid w:val="00824BCA"/>
    <w:rsid w:val="00824F08"/>
    <w:rsid w:val="00825209"/>
    <w:rsid w:val="008327E6"/>
    <w:rsid w:val="00833334"/>
    <w:rsid w:val="00844853"/>
    <w:rsid w:val="008448DE"/>
    <w:rsid w:val="00846EBB"/>
    <w:rsid w:val="008478A9"/>
    <w:rsid w:val="00857913"/>
    <w:rsid w:val="0086236B"/>
    <w:rsid w:val="00887767"/>
    <w:rsid w:val="00892AEA"/>
    <w:rsid w:val="00895111"/>
    <w:rsid w:val="008957CA"/>
    <w:rsid w:val="00895C06"/>
    <w:rsid w:val="008A0604"/>
    <w:rsid w:val="008B01A2"/>
    <w:rsid w:val="008B0B4C"/>
    <w:rsid w:val="008B0C39"/>
    <w:rsid w:val="008B1B08"/>
    <w:rsid w:val="008C22C5"/>
    <w:rsid w:val="008C24E9"/>
    <w:rsid w:val="008C7A0C"/>
    <w:rsid w:val="008D0A03"/>
    <w:rsid w:val="008D1B9C"/>
    <w:rsid w:val="008D32A8"/>
    <w:rsid w:val="008D340B"/>
    <w:rsid w:val="008E353A"/>
    <w:rsid w:val="008E39F4"/>
    <w:rsid w:val="008E3BAD"/>
    <w:rsid w:val="008E668A"/>
    <w:rsid w:val="008E77AC"/>
    <w:rsid w:val="008F07E6"/>
    <w:rsid w:val="008F21D5"/>
    <w:rsid w:val="008F6413"/>
    <w:rsid w:val="0090205B"/>
    <w:rsid w:val="0090593E"/>
    <w:rsid w:val="00905E3B"/>
    <w:rsid w:val="0093140E"/>
    <w:rsid w:val="00937662"/>
    <w:rsid w:val="00943F5D"/>
    <w:rsid w:val="009445B5"/>
    <w:rsid w:val="00944F66"/>
    <w:rsid w:val="00956825"/>
    <w:rsid w:val="00957B4A"/>
    <w:rsid w:val="00960173"/>
    <w:rsid w:val="00962369"/>
    <w:rsid w:val="009723DA"/>
    <w:rsid w:val="00974F11"/>
    <w:rsid w:val="00986258"/>
    <w:rsid w:val="009877C6"/>
    <w:rsid w:val="0099100F"/>
    <w:rsid w:val="009A3627"/>
    <w:rsid w:val="009A5EB5"/>
    <w:rsid w:val="009A659F"/>
    <w:rsid w:val="009B22EE"/>
    <w:rsid w:val="009B281B"/>
    <w:rsid w:val="009C04B8"/>
    <w:rsid w:val="009C16DD"/>
    <w:rsid w:val="009C56ED"/>
    <w:rsid w:val="009D0108"/>
    <w:rsid w:val="009D43C4"/>
    <w:rsid w:val="009D70BD"/>
    <w:rsid w:val="009E490B"/>
    <w:rsid w:val="009E6732"/>
    <w:rsid w:val="009F29EE"/>
    <w:rsid w:val="009F4155"/>
    <w:rsid w:val="00A0470B"/>
    <w:rsid w:val="00A13336"/>
    <w:rsid w:val="00A14A96"/>
    <w:rsid w:val="00A1529E"/>
    <w:rsid w:val="00A2177B"/>
    <w:rsid w:val="00A238C8"/>
    <w:rsid w:val="00A37977"/>
    <w:rsid w:val="00A37D23"/>
    <w:rsid w:val="00A5062E"/>
    <w:rsid w:val="00A5329C"/>
    <w:rsid w:val="00A71114"/>
    <w:rsid w:val="00A7171D"/>
    <w:rsid w:val="00A72332"/>
    <w:rsid w:val="00A72CBE"/>
    <w:rsid w:val="00A84103"/>
    <w:rsid w:val="00A8507F"/>
    <w:rsid w:val="00A915A8"/>
    <w:rsid w:val="00AA59FA"/>
    <w:rsid w:val="00AA6C1C"/>
    <w:rsid w:val="00AB6948"/>
    <w:rsid w:val="00AB6C1A"/>
    <w:rsid w:val="00AB6D6B"/>
    <w:rsid w:val="00AC1734"/>
    <w:rsid w:val="00AD4F31"/>
    <w:rsid w:val="00AD5505"/>
    <w:rsid w:val="00AE2CA0"/>
    <w:rsid w:val="00AF3D39"/>
    <w:rsid w:val="00AF640B"/>
    <w:rsid w:val="00AF7AB6"/>
    <w:rsid w:val="00B004C2"/>
    <w:rsid w:val="00B00DEB"/>
    <w:rsid w:val="00B06914"/>
    <w:rsid w:val="00B121A2"/>
    <w:rsid w:val="00B14942"/>
    <w:rsid w:val="00B33E25"/>
    <w:rsid w:val="00B33F1A"/>
    <w:rsid w:val="00B35125"/>
    <w:rsid w:val="00B35B29"/>
    <w:rsid w:val="00B3781A"/>
    <w:rsid w:val="00B46297"/>
    <w:rsid w:val="00B46D6B"/>
    <w:rsid w:val="00B57134"/>
    <w:rsid w:val="00B63655"/>
    <w:rsid w:val="00B6631C"/>
    <w:rsid w:val="00B673BB"/>
    <w:rsid w:val="00B70F3E"/>
    <w:rsid w:val="00B76709"/>
    <w:rsid w:val="00B8649A"/>
    <w:rsid w:val="00B90477"/>
    <w:rsid w:val="00B90583"/>
    <w:rsid w:val="00B90D20"/>
    <w:rsid w:val="00B9165B"/>
    <w:rsid w:val="00B978BE"/>
    <w:rsid w:val="00BA0408"/>
    <w:rsid w:val="00BA085B"/>
    <w:rsid w:val="00BA144A"/>
    <w:rsid w:val="00BA3441"/>
    <w:rsid w:val="00BA54B5"/>
    <w:rsid w:val="00BA5D59"/>
    <w:rsid w:val="00BB2AB6"/>
    <w:rsid w:val="00BB4C0B"/>
    <w:rsid w:val="00BB5802"/>
    <w:rsid w:val="00BC28BB"/>
    <w:rsid w:val="00BC2A0F"/>
    <w:rsid w:val="00BC31C1"/>
    <w:rsid w:val="00BC3A3D"/>
    <w:rsid w:val="00BC5589"/>
    <w:rsid w:val="00BE21F2"/>
    <w:rsid w:val="00BE7634"/>
    <w:rsid w:val="00BF083B"/>
    <w:rsid w:val="00BF6079"/>
    <w:rsid w:val="00BF6264"/>
    <w:rsid w:val="00C0150B"/>
    <w:rsid w:val="00C05827"/>
    <w:rsid w:val="00C12487"/>
    <w:rsid w:val="00C124CF"/>
    <w:rsid w:val="00C12901"/>
    <w:rsid w:val="00C15D8B"/>
    <w:rsid w:val="00C16035"/>
    <w:rsid w:val="00C16D06"/>
    <w:rsid w:val="00C2147B"/>
    <w:rsid w:val="00C2382C"/>
    <w:rsid w:val="00C25B88"/>
    <w:rsid w:val="00C34342"/>
    <w:rsid w:val="00C43797"/>
    <w:rsid w:val="00C446F9"/>
    <w:rsid w:val="00C44971"/>
    <w:rsid w:val="00C6076D"/>
    <w:rsid w:val="00C61CF6"/>
    <w:rsid w:val="00C662F1"/>
    <w:rsid w:val="00C67867"/>
    <w:rsid w:val="00C74E3A"/>
    <w:rsid w:val="00C74E86"/>
    <w:rsid w:val="00C761C5"/>
    <w:rsid w:val="00C8002F"/>
    <w:rsid w:val="00C879E4"/>
    <w:rsid w:val="00C93BF1"/>
    <w:rsid w:val="00CA595E"/>
    <w:rsid w:val="00CA75E8"/>
    <w:rsid w:val="00CB4EC5"/>
    <w:rsid w:val="00CB5C7E"/>
    <w:rsid w:val="00CB68FD"/>
    <w:rsid w:val="00CC6C28"/>
    <w:rsid w:val="00CD1C4B"/>
    <w:rsid w:val="00CD4006"/>
    <w:rsid w:val="00CD401B"/>
    <w:rsid w:val="00CD7934"/>
    <w:rsid w:val="00CE7B43"/>
    <w:rsid w:val="00D05C17"/>
    <w:rsid w:val="00D06314"/>
    <w:rsid w:val="00D06754"/>
    <w:rsid w:val="00D124BB"/>
    <w:rsid w:val="00D1527F"/>
    <w:rsid w:val="00D20625"/>
    <w:rsid w:val="00D25E05"/>
    <w:rsid w:val="00D269D3"/>
    <w:rsid w:val="00D331BA"/>
    <w:rsid w:val="00D40BF1"/>
    <w:rsid w:val="00D41115"/>
    <w:rsid w:val="00D4317F"/>
    <w:rsid w:val="00D43343"/>
    <w:rsid w:val="00D43C1B"/>
    <w:rsid w:val="00D4747B"/>
    <w:rsid w:val="00D509FA"/>
    <w:rsid w:val="00D5264C"/>
    <w:rsid w:val="00D56021"/>
    <w:rsid w:val="00D561C0"/>
    <w:rsid w:val="00D61157"/>
    <w:rsid w:val="00D6782E"/>
    <w:rsid w:val="00D67FC6"/>
    <w:rsid w:val="00D72408"/>
    <w:rsid w:val="00D753E3"/>
    <w:rsid w:val="00D755C5"/>
    <w:rsid w:val="00D8149A"/>
    <w:rsid w:val="00DA0E58"/>
    <w:rsid w:val="00DA16E7"/>
    <w:rsid w:val="00DA27DC"/>
    <w:rsid w:val="00DB0706"/>
    <w:rsid w:val="00DB1D62"/>
    <w:rsid w:val="00DB5DCD"/>
    <w:rsid w:val="00DB732C"/>
    <w:rsid w:val="00DC2EE3"/>
    <w:rsid w:val="00DD3D56"/>
    <w:rsid w:val="00DD51D8"/>
    <w:rsid w:val="00DE6225"/>
    <w:rsid w:val="00DE75B5"/>
    <w:rsid w:val="00DF4399"/>
    <w:rsid w:val="00DF6EC7"/>
    <w:rsid w:val="00E051F2"/>
    <w:rsid w:val="00E1298B"/>
    <w:rsid w:val="00E145A3"/>
    <w:rsid w:val="00E15B9F"/>
    <w:rsid w:val="00E16B0E"/>
    <w:rsid w:val="00E17E45"/>
    <w:rsid w:val="00E20E31"/>
    <w:rsid w:val="00E24608"/>
    <w:rsid w:val="00E272B2"/>
    <w:rsid w:val="00E2755C"/>
    <w:rsid w:val="00E335B7"/>
    <w:rsid w:val="00E35F2B"/>
    <w:rsid w:val="00E37548"/>
    <w:rsid w:val="00E43CFB"/>
    <w:rsid w:val="00E44B46"/>
    <w:rsid w:val="00E47939"/>
    <w:rsid w:val="00E510FF"/>
    <w:rsid w:val="00E52621"/>
    <w:rsid w:val="00E63ADE"/>
    <w:rsid w:val="00E7412A"/>
    <w:rsid w:val="00E74E17"/>
    <w:rsid w:val="00E763D3"/>
    <w:rsid w:val="00E76AF3"/>
    <w:rsid w:val="00E8373B"/>
    <w:rsid w:val="00E95465"/>
    <w:rsid w:val="00EA0C50"/>
    <w:rsid w:val="00EA32BD"/>
    <w:rsid w:val="00EA5C34"/>
    <w:rsid w:val="00EA684E"/>
    <w:rsid w:val="00EA6C89"/>
    <w:rsid w:val="00EB15B8"/>
    <w:rsid w:val="00EB66A3"/>
    <w:rsid w:val="00EC2875"/>
    <w:rsid w:val="00EC2925"/>
    <w:rsid w:val="00EC4060"/>
    <w:rsid w:val="00EC5C3B"/>
    <w:rsid w:val="00EC64D9"/>
    <w:rsid w:val="00EC6897"/>
    <w:rsid w:val="00EC6A1B"/>
    <w:rsid w:val="00ED0E97"/>
    <w:rsid w:val="00ED3B72"/>
    <w:rsid w:val="00ED5E00"/>
    <w:rsid w:val="00EE1F98"/>
    <w:rsid w:val="00EE3575"/>
    <w:rsid w:val="00EE6EE8"/>
    <w:rsid w:val="00EF6C28"/>
    <w:rsid w:val="00F1062E"/>
    <w:rsid w:val="00F20B39"/>
    <w:rsid w:val="00F231A6"/>
    <w:rsid w:val="00F25DF9"/>
    <w:rsid w:val="00F26AC5"/>
    <w:rsid w:val="00F32559"/>
    <w:rsid w:val="00F33903"/>
    <w:rsid w:val="00F36173"/>
    <w:rsid w:val="00F374DF"/>
    <w:rsid w:val="00F43F12"/>
    <w:rsid w:val="00F4443D"/>
    <w:rsid w:val="00F50249"/>
    <w:rsid w:val="00F60A94"/>
    <w:rsid w:val="00F659C1"/>
    <w:rsid w:val="00F66E1F"/>
    <w:rsid w:val="00F72131"/>
    <w:rsid w:val="00F72D20"/>
    <w:rsid w:val="00F7303B"/>
    <w:rsid w:val="00F74A6C"/>
    <w:rsid w:val="00F83003"/>
    <w:rsid w:val="00F940E5"/>
    <w:rsid w:val="00F941D1"/>
    <w:rsid w:val="00F9461D"/>
    <w:rsid w:val="00F9746E"/>
    <w:rsid w:val="00FA121E"/>
    <w:rsid w:val="00FA12D9"/>
    <w:rsid w:val="00FA3AD9"/>
    <w:rsid w:val="00FB02B1"/>
    <w:rsid w:val="00FB05CB"/>
    <w:rsid w:val="00FC020C"/>
    <w:rsid w:val="00FD20F5"/>
    <w:rsid w:val="00FD2B16"/>
    <w:rsid w:val="00FD4160"/>
    <w:rsid w:val="00FD49D0"/>
    <w:rsid w:val="00FD5883"/>
    <w:rsid w:val="00FE306E"/>
    <w:rsid w:val="00FF1747"/>
    <w:rsid w:val="00FF1D7E"/>
    <w:rsid w:val="00FF1EFA"/>
    <w:rsid w:val="00FF2EAB"/>
    <w:rsid w:val="00FF300D"/>
    <w:rsid w:val="00FF53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paragraph" w:styleId="Titre3">
    <w:name w:val="heading 3"/>
    <w:basedOn w:val="Normal"/>
    <w:next w:val="Normal"/>
    <w:link w:val="Titre3Car"/>
    <w:uiPriority w:val="9"/>
    <w:unhideWhenUsed/>
    <w:qFormat/>
    <w:rsid w:val="004D7DD6"/>
    <w:pPr>
      <w:keepNext/>
      <w:keepLines/>
      <w:spacing w:before="200"/>
      <w:outlineLvl w:val="2"/>
    </w:pPr>
    <w:rPr>
      <w:rFonts w:asciiTheme="majorHAnsi" w:eastAsiaTheme="majorEastAsia" w:hAnsiTheme="majorHAnsi" w:cstheme="majorBidi"/>
      <w:b/>
      <w:bCs/>
      <w:color w:val="E20026"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rsid w:val="00A14A96"/>
    <w:pPr>
      <w:tabs>
        <w:tab w:val="left" w:pos="709"/>
        <w:tab w:val="right" w:leader="dot" w:pos="10514"/>
      </w:tabs>
      <w:spacing w:after="100"/>
      <w:ind w:left="425"/>
    </w:pPr>
  </w:style>
  <w:style w:type="paragraph" w:styleId="TM2">
    <w:name w:val="toc 2"/>
    <w:basedOn w:val="Normal"/>
    <w:next w:val="Normal"/>
    <w:autoRedefine/>
    <w:uiPriority w:val="39"/>
    <w:unhideWhenUsed/>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 w:type="table" w:styleId="Grilledutableau">
    <w:name w:val="Table Grid"/>
    <w:basedOn w:val="TableauNormal"/>
    <w:uiPriority w:val="59"/>
    <w:rsid w:val="001D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3-Accent5">
    <w:name w:val="Medium Grid 3 Accent 5"/>
    <w:basedOn w:val="TableauNormal"/>
    <w:uiPriority w:val="69"/>
    <w:rsid w:val="00A37D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DE1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6D8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6D8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C2D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C2D8" w:themeFill="accent5" w:themeFillTint="7F"/>
      </w:tcPr>
    </w:tblStylePr>
  </w:style>
  <w:style w:type="character" w:customStyle="1" w:styleId="Titre3Car">
    <w:name w:val="Titre 3 Car"/>
    <w:basedOn w:val="Policepardfaut"/>
    <w:link w:val="Titre3"/>
    <w:uiPriority w:val="9"/>
    <w:rsid w:val="004D7DD6"/>
    <w:rPr>
      <w:rFonts w:asciiTheme="majorHAnsi" w:eastAsiaTheme="majorEastAsia" w:hAnsiTheme="majorHAnsi" w:cstheme="majorBidi"/>
      <w:b/>
      <w:bCs/>
      <w:color w:val="E20026" w:themeColor="accent1"/>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5B5"/>
    <w:pPr>
      <w:spacing w:after="0" w:line="240" w:lineRule="auto"/>
      <w:jc w:val="both"/>
    </w:pPr>
    <w:rPr>
      <w:rFonts w:ascii="Times New Roman" w:eastAsia="Times New Roman" w:hAnsi="Times New Roman" w:cs="Times New Roman"/>
      <w:sz w:val="20"/>
      <w:szCs w:val="20"/>
      <w:lang w:val="en-US"/>
    </w:rPr>
  </w:style>
  <w:style w:type="paragraph" w:styleId="Titre1">
    <w:name w:val="heading 1"/>
    <w:basedOn w:val="Normal"/>
    <w:next w:val="Normal"/>
    <w:link w:val="Titre1Car"/>
    <w:uiPriority w:val="9"/>
    <w:qFormat/>
    <w:rsid w:val="00FA3AD9"/>
    <w:pPr>
      <w:keepNext/>
      <w:keepLines/>
      <w:spacing w:before="480"/>
      <w:ind w:left="1056" w:right="34"/>
      <w:outlineLvl w:val="0"/>
    </w:pPr>
    <w:rPr>
      <w:rFonts w:ascii="Univers CE 45 Light" w:eastAsiaTheme="majorEastAsia" w:hAnsi="Univers CE 45 Light" w:cstheme="majorBidi"/>
      <w:b/>
      <w:bCs/>
      <w:sz w:val="27"/>
      <w:szCs w:val="27"/>
    </w:rPr>
  </w:style>
  <w:style w:type="paragraph" w:styleId="Titre2">
    <w:name w:val="heading 2"/>
    <w:basedOn w:val="Normal"/>
    <w:next w:val="Normal"/>
    <w:link w:val="Titre2Car"/>
    <w:uiPriority w:val="9"/>
    <w:unhideWhenUsed/>
    <w:qFormat/>
    <w:rsid w:val="00FA3AD9"/>
    <w:pPr>
      <w:keepNext/>
      <w:keepLines/>
      <w:spacing w:before="200"/>
      <w:ind w:left="851"/>
      <w:outlineLvl w:val="1"/>
    </w:pPr>
    <w:rPr>
      <w:rFonts w:ascii="Univers LT 55" w:eastAsiaTheme="majorEastAsia" w:hAnsi="Univers LT 55" w:cstheme="majorBidi"/>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AD9"/>
    <w:rPr>
      <w:rFonts w:ascii="Univers CE 45 Light" w:eastAsiaTheme="majorEastAsia" w:hAnsi="Univers CE 45 Light" w:cstheme="majorBidi"/>
      <w:b/>
      <w:bCs/>
      <w:sz w:val="27"/>
      <w:szCs w:val="27"/>
      <w:lang w:val="en-US"/>
    </w:rPr>
  </w:style>
  <w:style w:type="paragraph" w:styleId="Paragraphedeliste">
    <w:name w:val="List Paragraph"/>
    <w:basedOn w:val="Normal"/>
    <w:uiPriority w:val="34"/>
    <w:qFormat/>
    <w:rsid w:val="007E1CA7"/>
    <w:pPr>
      <w:ind w:left="720"/>
      <w:contextualSpacing/>
    </w:pPr>
  </w:style>
  <w:style w:type="paragraph" w:styleId="Textedebulles">
    <w:name w:val="Balloon Text"/>
    <w:basedOn w:val="Normal"/>
    <w:link w:val="TextedebullesCar"/>
    <w:uiPriority w:val="99"/>
    <w:semiHidden/>
    <w:unhideWhenUsed/>
    <w:rsid w:val="004D6E78"/>
    <w:rPr>
      <w:rFonts w:ascii="Tahoma" w:hAnsi="Tahoma" w:cs="Tahoma"/>
      <w:sz w:val="16"/>
      <w:szCs w:val="16"/>
    </w:rPr>
  </w:style>
  <w:style w:type="character" w:customStyle="1" w:styleId="TextedebullesCar">
    <w:name w:val="Texte de bulles Car"/>
    <w:basedOn w:val="Policepardfaut"/>
    <w:link w:val="Textedebulles"/>
    <w:uiPriority w:val="99"/>
    <w:semiHidden/>
    <w:rsid w:val="004D6E78"/>
    <w:rPr>
      <w:rFonts w:ascii="Tahoma" w:hAnsi="Tahoma" w:cs="Tahoma"/>
      <w:sz w:val="16"/>
      <w:szCs w:val="16"/>
    </w:rPr>
  </w:style>
  <w:style w:type="character" w:styleId="Appelnotedebasdep">
    <w:name w:val="footnote reference"/>
    <w:basedOn w:val="Policepardfaut"/>
    <w:semiHidden/>
    <w:rsid w:val="00CB68FD"/>
    <w:rPr>
      <w:vertAlign w:val="superscript"/>
    </w:rPr>
  </w:style>
  <w:style w:type="paragraph" w:customStyle="1" w:styleId="Author">
    <w:name w:val="Author"/>
    <w:basedOn w:val="Normal"/>
    <w:rsid w:val="009445B5"/>
    <w:pPr>
      <w:spacing w:after="80"/>
      <w:jc w:val="center"/>
    </w:pPr>
    <w:rPr>
      <w:sz w:val="24"/>
    </w:rPr>
  </w:style>
  <w:style w:type="paragraph" w:styleId="Notedebasdepage">
    <w:name w:val="footnote text"/>
    <w:basedOn w:val="Normal"/>
    <w:link w:val="NotedebasdepageCar"/>
    <w:semiHidden/>
    <w:rsid w:val="00CB68FD"/>
    <w:pPr>
      <w:spacing w:before="120" w:after="120"/>
      <w:ind w:left="708"/>
      <w:jc w:val="left"/>
    </w:pPr>
    <w:rPr>
      <w:rFonts w:ascii="Univers CE 45 Light" w:hAnsi="Univers CE 45 Light"/>
      <w:szCs w:val="18"/>
    </w:rPr>
  </w:style>
  <w:style w:type="character" w:customStyle="1" w:styleId="NotedebasdepageCar">
    <w:name w:val="Note de bas de page Car"/>
    <w:basedOn w:val="Policepardfaut"/>
    <w:link w:val="Notedebasdepage"/>
    <w:semiHidden/>
    <w:rsid w:val="00CB68FD"/>
    <w:rPr>
      <w:rFonts w:ascii="Univers CE 45 Light" w:eastAsia="Times New Roman" w:hAnsi="Univers CE 45 Light" w:cs="Times New Roman"/>
      <w:sz w:val="20"/>
      <w:szCs w:val="18"/>
      <w:lang w:val="en-US"/>
    </w:rPr>
  </w:style>
  <w:style w:type="paragraph" w:styleId="En-tte">
    <w:name w:val="header"/>
    <w:basedOn w:val="Normal"/>
    <w:link w:val="En-tteCar"/>
    <w:uiPriority w:val="99"/>
    <w:unhideWhenUsed/>
    <w:rsid w:val="00E510FF"/>
    <w:pPr>
      <w:tabs>
        <w:tab w:val="center" w:pos="4536"/>
        <w:tab w:val="right" w:pos="9072"/>
      </w:tabs>
    </w:pPr>
  </w:style>
  <w:style w:type="character" w:customStyle="1" w:styleId="En-tteCar">
    <w:name w:val="En-tête Car"/>
    <w:basedOn w:val="Policepardfaut"/>
    <w:link w:val="En-tte"/>
    <w:uiPriority w:val="99"/>
    <w:rsid w:val="00E510FF"/>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E510FF"/>
    <w:pPr>
      <w:tabs>
        <w:tab w:val="center" w:pos="4536"/>
        <w:tab w:val="right" w:pos="9072"/>
      </w:tabs>
    </w:pPr>
  </w:style>
  <w:style w:type="character" w:customStyle="1" w:styleId="PieddepageCar">
    <w:name w:val="Pied de page Car"/>
    <w:basedOn w:val="Policepardfaut"/>
    <w:link w:val="Pieddepage"/>
    <w:uiPriority w:val="99"/>
    <w:rsid w:val="00E510FF"/>
    <w:rPr>
      <w:rFonts w:ascii="Times New Roman" w:eastAsia="Times New Roman" w:hAnsi="Times New Roman" w:cs="Times New Roman"/>
      <w:sz w:val="20"/>
      <w:szCs w:val="20"/>
      <w:lang w:val="en-US"/>
    </w:rPr>
  </w:style>
  <w:style w:type="character" w:customStyle="1" w:styleId="Titre2Car">
    <w:name w:val="Titre 2 Car"/>
    <w:basedOn w:val="Policepardfaut"/>
    <w:link w:val="Titre2"/>
    <w:uiPriority w:val="9"/>
    <w:rsid w:val="00FA3AD9"/>
    <w:rPr>
      <w:rFonts w:ascii="Univers LT 55" w:eastAsiaTheme="majorEastAsia" w:hAnsi="Univers LT 55" w:cstheme="majorBidi"/>
      <w:bCs/>
      <w:sz w:val="26"/>
      <w:szCs w:val="26"/>
      <w:lang w:val="en-US"/>
    </w:rPr>
  </w:style>
  <w:style w:type="paragraph" w:styleId="Lgende">
    <w:name w:val="caption"/>
    <w:basedOn w:val="Normal"/>
    <w:next w:val="Normal"/>
    <w:qFormat/>
    <w:rsid w:val="00670B71"/>
    <w:pPr>
      <w:spacing w:before="120" w:after="120"/>
      <w:jc w:val="center"/>
    </w:pPr>
    <w:rPr>
      <w:b/>
    </w:rPr>
  </w:style>
  <w:style w:type="paragraph" w:customStyle="1" w:styleId="CitationBiblio">
    <w:name w:val="CitationBiblio"/>
    <w:basedOn w:val="Normal"/>
    <w:next w:val="Normal"/>
    <w:rsid w:val="00670B71"/>
    <w:pPr>
      <w:spacing w:before="40" w:line="240" w:lineRule="atLeast"/>
    </w:pPr>
    <w:rPr>
      <w:snapToGrid w:val="0"/>
      <w:sz w:val="18"/>
      <w:lang w:eastAsia="fr-FR"/>
    </w:rPr>
  </w:style>
  <w:style w:type="character" w:styleId="Textedelespacerserv">
    <w:name w:val="Placeholder Text"/>
    <w:basedOn w:val="Policepardfaut"/>
    <w:uiPriority w:val="99"/>
    <w:semiHidden/>
    <w:rsid w:val="00661EBC"/>
    <w:rPr>
      <w:color w:val="808080"/>
    </w:rPr>
  </w:style>
  <w:style w:type="character" w:styleId="Lienhypertexte">
    <w:name w:val="Hyperlink"/>
    <w:basedOn w:val="Policepardfaut"/>
    <w:uiPriority w:val="99"/>
    <w:unhideWhenUsed/>
    <w:rsid w:val="00405A82"/>
    <w:rPr>
      <w:color w:val="00449E" w:themeColor="hyperlink"/>
      <w:u w:val="single"/>
    </w:rPr>
  </w:style>
  <w:style w:type="paragraph" w:styleId="PrformatHTML">
    <w:name w:val="HTML Preformatted"/>
    <w:basedOn w:val="Normal"/>
    <w:link w:val="PrformatHTMLCar"/>
    <w:uiPriority w:val="99"/>
    <w:unhideWhenUsed/>
    <w:rsid w:val="00A9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fr-FR" w:eastAsia="fr-FR"/>
    </w:rPr>
  </w:style>
  <w:style w:type="character" w:customStyle="1" w:styleId="PrformatHTMLCar">
    <w:name w:val="Préformaté HTML Car"/>
    <w:basedOn w:val="Policepardfaut"/>
    <w:link w:val="PrformatHTML"/>
    <w:uiPriority w:val="99"/>
    <w:rsid w:val="00A915A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915A8"/>
    <w:rPr>
      <w:rFonts w:ascii="Courier New" w:eastAsia="Times New Roman" w:hAnsi="Courier New" w:cs="Courier New"/>
      <w:sz w:val="20"/>
      <w:szCs w:val="20"/>
    </w:rPr>
  </w:style>
  <w:style w:type="paragraph" w:styleId="TM1">
    <w:name w:val="toc 1"/>
    <w:basedOn w:val="Normal"/>
    <w:next w:val="Normal"/>
    <w:autoRedefine/>
    <w:uiPriority w:val="39"/>
    <w:unhideWhenUsed/>
    <w:rsid w:val="00E76AF3"/>
    <w:pPr>
      <w:tabs>
        <w:tab w:val="left" w:pos="709"/>
        <w:tab w:val="right" w:leader="dot" w:pos="10514"/>
      </w:tabs>
      <w:spacing w:after="100"/>
      <w:ind w:left="425"/>
    </w:pPr>
  </w:style>
  <w:style w:type="paragraph" w:styleId="TM2">
    <w:name w:val="toc 2"/>
    <w:basedOn w:val="Normal"/>
    <w:next w:val="Normal"/>
    <w:autoRedefine/>
    <w:uiPriority w:val="39"/>
    <w:unhideWhenUsed/>
    <w:rsid w:val="008C22C5"/>
    <w:pPr>
      <w:spacing w:after="100"/>
      <w:ind w:left="200"/>
    </w:pPr>
  </w:style>
  <w:style w:type="paragraph" w:styleId="En-ttedetabledesmatires">
    <w:name w:val="TOC Heading"/>
    <w:basedOn w:val="Titre1"/>
    <w:next w:val="Normal"/>
    <w:uiPriority w:val="39"/>
    <w:semiHidden/>
    <w:unhideWhenUsed/>
    <w:qFormat/>
    <w:rsid w:val="00FA3AD9"/>
    <w:pPr>
      <w:spacing w:line="276" w:lineRule="auto"/>
      <w:ind w:left="0" w:right="0"/>
      <w:jc w:val="left"/>
      <w:outlineLvl w:val="9"/>
    </w:pPr>
    <w:rPr>
      <w:rFonts w:asciiTheme="majorHAnsi" w:hAnsiTheme="majorHAnsi"/>
      <w:color w:val="A9001B" w:themeColor="accent1" w:themeShade="BF"/>
      <w:sz w:val="28"/>
      <w:szCs w:val="28"/>
      <w:lang w:val="fr-FR"/>
    </w:rPr>
  </w:style>
  <w:style w:type="paragraph" w:styleId="TM3">
    <w:name w:val="toc 3"/>
    <w:basedOn w:val="Normal"/>
    <w:next w:val="Normal"/>
    <w:autoRedefine/>
    <w:uiPriority w:val="39"/>
    <w:semiHidden/>
    <w:unhideWhenUsed/>
    <w:qFormat/>
    <w:rsid w:val="00FA3AD9"/>
    <w:pPr>
      <w:spacing w:after="100" w:line="276" w:lineRule="auto"/>
      <w:ind w:left="440"/>
      <w:jc w:val="left"/>
    </w:pPr>
    <w:rPr>
      <w:rFonts w:asciiTheme="minorHAnsi" w:eastAsiaTheme="minorEastAsia" w:hAnsiTheme="minorHAnsi" w:cstheme="minorBidi"/>
      <w:sz w:val="22"/>
      <w:szCs w:val="22"/>
      <w:lang w:val="fr-FR"/>
    </w:rPr>
  </w:style>
  <w:style w:type="paragraph" w:styleId="Notedefin">
    <w:name w:val="endnote text"/>
    <w:basedOn w:val="Normal"/>
    <w:link w:val="NotedefinCar"/>
    <w:uiPriority w:val="99"/>
    <w:semiHidden/>
    <w:unhideWhenUsed/>
    <w:rsid w:val="00CB68FD"/>
  </w:style>
  <w:style w:type="character" w:customStyle="1" w:styleId="NotedefinCar">
    <w:name w:val="Note de fin Car"/>
    <w:basedOn w:val="Policepardfaut"/>
    <w:link w:val="Notedefin"/>
    <w:uiPriority w:val="99"/>
    <w:semiHidden/>
    <w:rsid w:val="00CB68FD"/>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CB68FD"/>
    <w:rPr>
      <w:vertAlign w:val="superscript"/>
    </w:rPr>
  </w:style>
  <w:style w:type="table" w:styleId="Grilledutableau">
    <w:name w:val="Table Grid"/>
    <w:basedOn w:val="TableauNormal"/>
    <w:uiPriority w:val="59"/>
    <w:rsid w:val="001D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3-Accent5">
    <w:name w:val="Medium Grid 3 Accent 5"/>
    <w:basedOn w:val="TableauNormal"/>
    <w:uiPriority w:val="69"/>
    <w:rsid w:val="00A37D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DE1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6D8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6D8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6D8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C2D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C2D8"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911493">
      <w:bodyDiv w:val="1"/>
      <w:marLeft w:val="0"/>
      <w:marRight w:val="0"/>
      <w:marTop w:val="0"/>
      <w:marBottom w:val="0"/>
      <w:divBdr>
        <w:top w:val="none" w:sz="0" w:space="0" w:color="auto"/>
        <w:left w:val="none" w:sz="0" w:space="0" w:color="auto"/>
        <w:bottom w:val="none" w:sz="0" w:space="0" w:color="auto"/>
        <w:right w:val="none" w:sz="0" w:space="0" w:color="auto"/>
      </w:divBdr>
    </w:div>
    <w:div w:id="934245776">
      <w:bodyDiv w:val="1"/>
      <w:marLeft w:val="0"/>
      <w:marRight w:val="0"/>
      <w:marTop w:val="0"/>
      <w:marBottom w:val="0"/>
      <w:divBdr>
        <w:top w:val="none" w:sz="0" w:space="0" w:color="auto"/>
        <w:left w:val="none" w:sz="0" w:space="0" w:color="auto"/>
        <w:bottom w:val="none" w:sz="0" w:space="0" w:color="auto"/>
        <w:right w:val="none" w:sz="0" w:space="0" w:color="auto"/>
      </w:divBdr>
    </w:div>
    <w:div w:id="1175995182">
      <w:bodyDiv w:val="1"/>
      <w:marLeft w:val="0"/>
      <w:marRight w:val="0"/>
      <w:marTop w:val="0"/>
      <w:marBottom w:val="0"/>
      <w:divBdr>
        <w:top w:val="none" w:sz="0" w:space="0" w:color="auto"/>
        <w:left w:val="none" w:sz="0" w:space="0" w:color="auto"/>
        <w:bottom w:val="none" w:sz="0" w:space="0" w:color="auto"/>
        <w:right w:val="none" w:sz="0" w:space="0" w:color="auto"/>
      </w:divBdr>
    </w:div>
    <w:div w:id="195035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2.jpe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tin\AppData\Local\Temp\$$_A3EF\rt-grenob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8DE8EACDA34CAE90F953B66A8A0FDF"/>
        <w:category>
          <w:name w:val="Général"/>
          <w:gallery w:val="placeholder"/>
        </w:category>
        <w:types>
          <w:type w:val="bbPlcHdr"/>
        </w:types>
        <w:behaviors>
          <w:behavior w:val="content"/>
        </w:behaviors>
        <w:guid w:val="{5A8E9C03-D3E6-4CB0-8F52-8E55F481A5C9}"/>
      </w:docPartPr>
      <w:docPartBody>
        <w:p w:rsidR="00A02AEA" w:rsidRDefault="00874BBB">
          <w:pPr>
            <w:pStyle w:val="078DE8EACDA34CAE90F953B66A8A0FDF"/>
          </w:pPr>
          <w:r w:rsidRPr="002F320F">
            <w:rPr>
              <w:rStyle w:val="Textedelespacerserv"/>
            </w:rPr>
            <w:t>[Titre ]</w:t>
          </w:r>
        </w:p>
      </w:docPartBody>
    </w:docPart>
    <w:docPart>
      <w:docPartPr>
        <w:name w:val="D5FC0228213A41CFA85EBDDE8C9062B2"/>
        <w:category>
          <w:name w:val="Général"/>
          <w:gallery w:val="placeholder"/>
        </w:category>
        <w:types>
          <w:type w:val="bbPlcHdr"/>
        </w:types>
        <w:behaviors>
          <w:behavior w:val="content"/>
        </w:behaviors>
        <w:guid w:val="{B17C0467-8100-4D02-8B85-7CF14F6BC8D5}"/>
      </w:docPartPr>
      <w:docPartBody>
        <w:p w:rsidR="00A02AEA" w:rsidRDefault="00874BBB">
          <w:pPr>
            <w:pStyle w:val="D5FC0228213A41CFA85EBDDE8C9062B2"/>
          </w:pPr>
          <w:r w:rsidRPr="000B4C11">
            <w:rPr>
              <w:rFonts w:ascii="Univers CE 45 Light" w:hAnsi="Univers CE 45 Light"/>
              <w:sz w:val="24"/>
              <w:szCs w:val="54"/>
            </w:rPr>
            <w:t>Prénom Nom</w:t>
          </w:r>
        </w:p>
      </w:docPartBody>
    </w:docPart>
    <w:docPart>
      <w:docPartPr>
        <w:name w:val="FD6DD10CFEEC4D5B9EF7A25D73E16B65"/>
        <w:category>
          <w:name w:val="Général"/>
          <w:gallery w:val="placeholder"/>
        </w:category>
        <w:types>
          <w:type w:val="bbPlcHdr"/>
        </w:types>
        <w:behaviors>
          <w:behavior w:val="content"/>
        </w:behaviors>
        <w:guid w:val="{D200A8A7-75C2-4B29-A832-E7592F83A2C6}"/>
      </w:docPartPr>
      <w:docPartBody>
        <w:p w:rsidR="00A02AEA" w:rsidRDefault="00874BBB">
          <w:pPr>
            <w:pStyle w:val="FD6DD10CFEEC4D5B9EF7A25D73E16B65"/>
          </w:pPr>
          <w:r w:rsidRPr="000B4C11">
            <w:rPr>
              <w:rFonts w:ascii="Univers CE 45 Light" w:hAnsi="Univers CE 45 Light"/>
              <w:sz w:val="24"/>
              <w:szCs w:val="54"/>
            </w:rPr>
            <w:t>Prénom Nom</w:t>
          </w:r>
        </w:p>
      </w:docPartBody>
    </w:docPart>
    <w:docPart>
      <w:docPartPr>
        <w:name w:val="302A2B8F996D4263903AAE07D0D1E179"/>
        <w:category>
          <w:name w:val="Général"/>
          <w:gallery w:val="placeholder"/>
        </w:category>
        <w:types>
          <w:type w:val="bbPlcHdr"/>
        </w:types>
        <w:behaviors>
          <w:behavior w:val="content"/>
        </w:behaviors>
        <w:guid w:val="{298277A8-E9FE-420E-A98A-EF3BFDD28189}"/>
      </w:docPartPr>
      <w:docPartBody>
        <w:p w:rsidR="00A02AEA" w:rsidRDefault="00874BBB">
          <w:pPr>
            <w:pStyle w:val="302A2B8F996D4263903AAE07D0D1E179"/>
          </w:pPr>
          <w:r w:rsidRPr="000B4C11">
            <w:rPr>
              <w:rFonts w:ascii="Univers CE 45 Light" w:hAnsi="Univers CE 45 Light"/>
              <w:sz w:val="24"/>
              <w:szCs w:val="54"/>
            </w:rPr>
            <w:t>XX</w:t>
          </w:r>
        </w:p>
      </w:docPartBody>
    </w:docPart>
    <w:docPart>
      <w:docPartPr>
        <w:name w:val="F7B51C9DD6E443FB9DAFAFACA8AADD0F"/>
        <w:category>
          <w:name w:val="Général"/>
          <w:gallery w:val="placeholder"/>
        </w:category>
        <w:types>
          <w:type w:val="bbPlcHdr"/>
        </w:types>
        <w:behaviors>
          <w:behavior w:val="content"/>
        </w:behaviors>
        <w:guid w:val="{6D448993-DE65-415E-8C35-8F42CFDD9B36}"/>
      </w:docPartPr>
      <w:docPartBody>
        <w:p w:rsidR="00A02AEA" w:rsidRDefault="00874BBB">
          <w:pPr>
            <w:pStyle w:val="F7B51C9DD6E443FB9DAFAFACA8AADD0F"/>
          </w:pPr>
          <w:r w:rsidRPr="000B4C11">
            <w:rPr>
              <w:rFonts w:ascii="Univers 57 Condensed" w:hAnsi="Univers 57 Condensed"/>
              <w:sz w:val="21"/>
              <w:szCs w:val="21"/>
            </w:rPr>
            <w:t>9999</w:t>
          </w:r>
        </w:p>
      </w:docPartBody>
    </w:docPart>
    <w:docPart>
      <w:docPartPr>
        <w:name w:val="5995C62859FB4866AFF561E3159EADC2"/>
        <w:category>
          <w:name w:val="Général"/>
          <w:gallery w:val="placeholder"/>
        </w:category>
        <w:types>
          <w:type w:val="bbPlcHdr"/>
        </w:types>
        <w:behaviors>
          <w:behavior w:val="content"/>
        </w:behaviors>
        <w:guid w:val="{BC0522AA-5881-44BA-A7E5-06A1F1C66CF1}"/>
      </w:docPartPr>
      <w:docPartBody>
        <w:p w:rsidR="00A02AEA" w:rsidRDefault="00874BBB">
          <w:pPr>
            <w:pStyle w:val="5995C62859FB4866AFF561E3159EADC2"/>
          </w:pPr>
          <w:r w:rsidRPr="000B4C11">
            <w:rPr>
              <w:rFonts w:ascii="Univers 57 Condensed" w:hAnsi="Univers 57 Condensed"/>
              <w:szCs w:val="21"/>
            </w:rPr>
            <w:t>March 2012</w:t>
          </w:r>
          <w:r w:rsidRPr="000B4C11">
            <w:rPr>
              <w:rStyle w:val="Textedelespacerserv"/>
              <w:rFonts w:eastAsiaTheme="minorHAnsi"/>
              <w:sz w:val="18"/>
            </w:rPr>
            <w:t xml:space="preserve"> </w:t>
          </w:r>
        </w:p>
      </w:docPartBody>
    </w:docPart>
    <w:docPart>
      <w:docPartPr>
        <w:name w:val="CB22DE24F109488DAE7854B38BE4B33A"/>
        <w:category>
          <w:name w:val="Général"/>
          <w:gallery w:val="placeholder"/>
        </w:category>
        <w:types>
          <w:type w:val="bbPlcHdr"/>
        </w:types>
        <w:behaviors>
          <w:behavior w:val="content"/>
        </w:behaviors>
        <w:guid w:val="{94A6800D-D0EC-40B8-B879-3703186BD76A}"/>
      </w:docPartPr>
      <w:docPartBody>
        <w:p w:rsidR="00A02AEA" w:rsidRDefault="00874BBB">
          <w:pPr>
            <w:pStyle w:val="CB22DE24F109488DAE7854B38BE4B33A"/>
          </w:pPr>
          <w:r>
            <w:rPr>
              <w:rFonts w:ascii="Univers CE 45 Light" w:hAnsi="Univers CE 45 Light"/>
              <w:sz w:val="24"/>
              <w:szCs w:val="54"/>
            </w:rPr>
            <w:t>99</w:t>
          </w:r>
        </w:p>
      </w:docPartBody>
    </w:docPart>
    <w:docPart>
      <w:docPartPr>
        <w:name w:val="98BE4B067DE24494950D5D8984F6BEF4"/>
        <w:category>
          <w:name w:val="Général"/>
          <w:gallery w:val="placeholder"/>
        </w:category>
        <w:types>
          <w:type w:val="bbPlcHdr"/>
        </w:types>
        <w:behaviors>
          <w:behavior w:val="content"/>
        </w:behaviors>
        <w:guid w:val="{25672C7C-A05A-4CAB-9500-4F3860855844}"/>
      </w:docPartPr>
      <w:docPartBody>
        <w:p w:rsidR="00A02AEA" w:rsidRDefault="00874BBB">
          <w:pPr>
            <w:pStyle w:val="98BE4B067DE24494950D5D8984F6BEF4"/>
          </w:pPr>
          <w:r w:rsidRPr="002F320F">
            <w:rPr>
              <w:rStyle w:val="Textedelespacerserv"/>
            </w:rPr>
            <w:t>[Titre ]</w:t>
          </w:r>
        </w:p>
      </w:docPartBody>
    </w:docPart>
    <w:docPart>
      <w:docPartPr>
        <w:name w:val="2E7337D571E34048960E33784E0F44E6"/>
        <w:category>
          <w:name w:val="Général"/>
          <w:gallery w:val="placeholder"/>
        </w:category>
        <w:types>
          <w:type w:val="bbPlcHdr"/>
        </w:types>
        <w:behaviors>
          <w:behavior w:val="content"/>
        </w:behaviors>
        <w:guid w:val="{12BA6DCB-EECA-4A83-8BA7-0E7DC431A5A7}"/>
      </w:docPartPr>
      <w:docPartBody>
        <w:p w:rsidR="00A02AEA" w:rsidRDefault="00874BBB">
          <w:pPr>
            <w:pStyle w:val="2E7337D571E34048960E33784E0F44E6"/>
          </w:pPr>
          <w:r w:rsidRPr="00E6384E">
            <w:rPr>
              <w:rStyle w:val="Textedelespacerserv"/>
            </w:rPr>
            <w:t>[Résumé]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Univers CE 45 Light">
    <w:altName w:val="Microsoft YaHei"/>
    <w:charset w:val="00"/>
    <w:family w:val="auto"/>
    <w:pitch w:val="variable"/>
    <w:sig w:usb0="00000001" w:usb1="00000000" w:usb2="00000000" w:usb3="00000000" w:csb0="00000003" w:csb1="00000000"/>
  </w:font>
  <w:font w:name="Univers LT 55">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Univers LT 45 Light">
    <w:altName w:val="Malgun Gothic"/>
    <w:charset w:val="00"/>
    <w:family w:val="auto"/>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San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2"/>
  </w:compat>
  <w:rsids>
    <w:rsidRoot w:val="00A02AEA"/>
    <w:rsid w:val="00271566"/>
    <w:rsid w:val="00307C56"/>
    <w:rsid w:val="0031752F"/>
    <w:rsid w:val="00350778"/>
    <w:rsid w:val="00590121"/>
    <w:rsid w:val="006474EE"/>
    <w:rsid w:val="00753400"/>
    <w:rsid w:val="0085682E"/>
    <w:rsid w:val="00874BBB"/>
    <w:rsid w:val="00A02AEA"/>
    <w:rsid w:val="00A0470E"/>
    <w:rsid w:val="00B41D7C"/>
    <w:rsid w:val="00C15CFD"/>
    <w:rsid w:val="00C2120A"/>
    <w:rsid w:val="00CA69CC"/>
    <w:rsid w:val="00CD6276"/>
    <w:rsid w:val="00D67B92"/>
    <w:rsid w:val="00DA442A"/>
    <w:rsid w:val="00E22283"/>
    <w:rsid w:val="00E31FC6"/>
    <w:rsid w:val="00F44986"/>
    <w:rsid w:val="00FD71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4E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74EE"/>
    <w:rPr>
      <w:color w:val="808080"/>
    </w:rPr>
  </w:style>
  <w:style w:type="paragraph" w:customStyle="1" w:styleId="078DE8EACDA34CAE90F953B66A8A0FDF">
    <w:name w:val="078DE8EACDA34CAE90F953B66A8A0FDF"/>
    <w:rsid w:val="006474EE"/>
  </w:style>
  <w:style w:type="paragraph" w:customStyle="1" w:styleId="D5FC0228213A41CFA85EBDDE8C9062B2">
    <w:name w:val="D5FC0228213A41CFA85EBDDE8C9062B2"/>
    <w:rsid w:val="006474EE"/>
  </w:style>
  <w:style w:type="paragraph" w:customStyle="1" w:styleId="FD6DD10CFEEC4D5B9EF7A25D73E16B65">
    <w:name w:val="FD6DD10CFEEC4D5B9EF7A25D73E16B65"/>
    <w:rsid w:val="006474EE"/>
  </w:style>
  <w:style w:type="paragraph" w:customStyle="1" w:styleId="509CF1E4BD364531B4F3678EF99E2960">
    <w:name w:val="509CF1E4BD364531B4F3678EF99E2960"/>
    <w:rsid w:val="006474EE"/>
  </w:style>
  <w:style w:type="paragraph" w:customStyle="1" w:styleId="302A2B8F996D4263903AAE07D0D1E179">
    <w:name w:val="302A2B8F996D4263903AAE07D0D1E179"/>
    <w:rsid w:val="006474EE"/>
  </w:style>
  <w:style w:type="paragraph" w:customStyle="1" w:styleId="F7B51C9DD6E443FB9DAFAFACA8AADD0F">
    <w:name w:val="F7B51C9DD6E443FB9DAFAFACA8AADD0F"/>
    <w:rsid w:val="006474EE"/>
  </w:style>
  <w:style w:type="paragraph" w:customStyle="1" w:styleId="5995C62859FB4866AFF561E3159EADC2">
    <w:name w:val="5995C62859FB4866AFF561E3159EADC2"/>
    <w:rsid w:val="006474EE"/>
  </w:style>
  <w:style w:type="paragraph" w:customStyle="1" w:styleId="CB22DE24F109488DAE7854B38BE4B33A">
    <w:name w:val="CB22DE24F109488DAE7854B38BE4B33A"/>
    <w:rsid w:val="006474EE"/>
  </w:style>
  <w:style w:type="paragraph" w:customStyle="1" w:styleId="98BE4B067DE24494950D5D8984F6BEF4">
    <w:name w:val="98BE4B067DE24494950D5D8984F6BEF4"/>
    <w:rsid w:val="006474EE"/>
  </w:style>
  <w:style w:type="paragraph" w:customStyle="1" w:styleId="2E7337D571E34048960E33784E0F44E6">
    <w:name w:val="2E7337D571E34048960E33784E0F44E6"/>
    <w:rsid w:val="006474EE"/>
  </w:style>
  <w:style w:type="paragraph" w:customStyle="1" w:styleId="5B0AC687BF744F34BC3E3D2AE6BFBEF6">
    <w:name w:val="5B0AC687BF744F34BC3E3D2AE6BFBEF6"/>
    <w:rsid w:val="006474EE"/>
  </w:style>
  <w:style w:type="paragraph" w:customStyle="1" w:styleId="E1E5BCAAA3BB4689A7624B69BCC868E2">
    <w:name w:val="E1E5BCAAA3BB4689A7624B69BCC868E2"/>
    <w:rsid w:val="006474EE"/>
  </w:style>
  <w:style w:type="paragraph" w:customStyle="1" w:styleId="64B198F9EF4E458EBA470D1A90E320EA">
    <w:name w:val="64B198F9EF4E458EBA470D1A90E320EA"/>
    <w:rsid w:val="006474EE"/>
  </w:style>
  <w:style w:type="paragraph" w:customStyle="1" w:styleId="DA767FF344704FE7B64DE2DB6BEF3618">
    <w:name w:val="DA767FF344704FE7B64DE2DB6BEF3618"/>
    <w:rsid w:val="006474EE"/>
  </w:style>
  <w:style w:type="paragraph" w:customStyle="1" w:styleId="E1E047D3FD18485A809C0DC4DD574438">
    <w:name w:val="E1E047D3FD18485A809C0DC4DD574438"/>
    <w:rsid w:val="006474EE"/>
  </w:style>
  <w:style w:type="paragraph" w:customStyle="1" w:styleId="04B92199F455494AB668078A26A60F11">
    <w:name w:val="04B92199F455494AB668078A26A60F11"/>
    <w:rsid w:val="006474EE"/>
  </w:style>
  <w:style w:type="paragraph" w:customStyle="1" w:styleId="A1ED5510BEC4435DA86A65EF5C805C8A">
    <w:name w:val="A1ED5510BEC4435DA86A65EF5C805C8A"/>
    <w:rsid w:val="006474EE"/>
  </w:style>
  <w:style w:type="paragraph" w:customStyle="1" w:styleId="B6FC1DE1722F4E729CF9886252839761">
    <w:name w:val="B6FC1DE1722F4E729CF9886252839761"/>
    <w:rsid w:val="006474EE"/>
  </w:style>
  <w:style w:type="paragraph" w:customStyle="1" w:styleId="167E35C86D794352A8193C317ED7F929">
    <w:name w:val="167E35C86D794352A8193C317ED7F929"/>
    <w:rsid w:val="006474EE"/>
  </w:style>
  <w:style w:type="paragraph" w:customStyle="1" w:styleId="4E6430FAFD59440CA2008D82C87374B4">
    <w:name w:val="4E6430FAFD59440CA2008D82C87374B4"/>
    <w:rsid w:val="006474EE"/>
  </w:style>
  <w:style w:type="paragraph" w:customStyle="1" w:styleId="2D206D95044C45C6AD2B6F0A60ADCDCA">
    <w:name w:val="2D206D95044C45C6AD2B6F0A60ADCDCA"/>
    <w:rsid w:val="006474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Verve">
  <a:themeElements>
    <a:clrScheme name="Inria">
      <a:dk1>
        <a:sysClr val="windowText" lastClr="000000"/>
      </a:dk1>
      <a:lt1>
        <a:sysClr val="window" lastClr="FFFFFF"/>
      </a:lt1>
      <a:dk2>
        <a:srgbClr val="666666"/>
      </a:dk2>
      <a:lt2>
        <a:srgbClr val="D2D2D2"/>
      </a:lt2>
      <a:accent1>
        <a:srgbClr val="E20026"/>
      </a:accent1>
      <a:accent2>
        <a:srgbClr val="F39A26"/>
      </a:accent2>
      <a:accent3>
        <a:srgbClr val="FECD1B"/>
      </a:accent3>
      <a:accent4>
        <a:srgbClr val="E64439"/>
      </a:accent4>
      <a:accent5>
        <a:srgbClr val="266D83"/>
      </a:accent5>
      <a:accent6>
        <a:srgbClr val="86717F"/>
      </a:accent6>
      <a:hlink>
        <a:srgbClr val="00449E"/>
      </a:hlink>
      <a:folHlink>
        <a:srgbClr val="C0000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UML Design of Data Production Management and Rendering Management in GigaSpace.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Espace_réservé1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33651-E73D-43E1-BE38-BF06CFCD4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rt-grenoble.dotx</Template>
  <TotalTime>1000</TotalTime>
  <Pages>1</Pages>
  <Words>591</Words>
  <Characters>3254</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GigaVoxels/GigaSpace</vt:lpstr>
    </vt:vector>
  </TitlesOfParts>
  <Manager>Pascal Guehl</Manager>
  <Company>INRIA</Company>
  <LinksUpToDate>false</LinksUpToDate>
  <CharactersWithSpaces>3838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GigaVoxels/GigaSpace</dc:title>
  <dc:subject>Benchmark</dc:subject>
  <dc:creator>Pascal Guehl</dc:creator>
  <cp:lastModifiedBy>PascalGuehl</cp:lastModifiedBy>
  <cp:revision>1539</cp:revision>
  <cp:lastPrinted>2014-01-23T06:01:00Z</cp:lastPrinted>
  <dcterms:created xsi:type="dcterms:W3CDTF">2012-12-23T11:22:00Z</dcterms:created>
  <dcterms:modified xsi:type="dcterms:W3CDTF">2014-01-23T06:02:00Z</dcterms:modified>
  <cp:contentStatus>Brouillon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1"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3" name="auteur2"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y fmtid="{D5CDD505-2E9C-101B-9397-08002B2CF9AE}" pid="4" name="auteur3" linkTarget="_Ref24777735">
    <vt:lpwstr>Using automatic references.2.1 Figure.If you need to refer to a figure, first select Figure, then Reference/Insert Legend (numbering is automatic). .To refer to this figure, Reference/Cross reference (Renvoi), then select Figure, Text and number (Texte e</vt:lpwstr>
  </property>
</Properties>
</file>