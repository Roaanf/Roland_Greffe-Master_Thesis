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D62" w:rsidRPr="00094771" w:rsidRDefault="007C4AC6">
      <w:pPr>
        <w:rPr>
          <w:rFonts w:ascii="Univers CE 45 Light" w:hAnsi="Univers CE 45 Light"/>
          <w:sz w:val="19"/>
          <w:szCs w:val="19"/>
        </w:rPr>
      </w:pPr>
      <w:r>
        <w:rPr>
          <w:rFonts w:ascii="Univers CE 45 Light" w:hAnsi="Univers CE 45 Light"/>
          <w:noProof/>
          <w:sz w:val="19"/>
          <w:szCs w:val="19"/>
          <w:lang w:val="fr-FR" w:eastAsia="fr-FR"/>
        </w:rPr>
        <w:pict>
          <v:shapetype id="_x0000_t202" coordsize="21600,21600" o:spt="202" path="m,l,21600r21600,l21600,xe">
            <v:stroke joinstyle="miter"/>
            <v:path gradientshapeok="t" o:connecttype="rect"/>
          </v:shapetype>
          <v:shape id="Text Box 17" o:spid="_x0000_s1026" type="#_x0000_t202" style="position:absolute;left:0;text-align:left;margin-left:537.75pt;margin-top:632.25pt;width:32.25pt;height:1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" stroked="f">
            <v:fill opacity="0"/>
            <v:textbox style="layout-flow:vertical;mso-layout-flow-alt:bottom-to-top;mso-next-textbox:#Text Box 17">
              <w:txbxContent>
                <w:p w:rsidR="003F46AF" w:rsidRPr="006D1F48" w:rsidRDefault="003F46AF">
                  <w:pPr>
                    <w:rPr>
                      <w:rFonts w:ascii="Univers CE 45 Light" w:hAnsi="Univers CE 45 Light"/>
                      <w:sz w:val="32"/>
                    </w:rPr>
                  </w:pPr>
                  <w:r w:rsidRPr="006D1F48">
                    <w:rPr>
                      <w:rFonts w:ascii="Univers CE 45 Light" w:eastAsiaTheme="minorHAnsi" w:hAnsi="Univers CE 45 Light" w:cs="Helvetica"/>
                      <w:color w:val="FFFFFF"/>
                      <w:sz w:val="24"/>
                      <w:szCs w:val="16"/>
                      <w:lang w:val="fr-FR"/>
                    </w:rPr>
                    <w:t>ISSN 0249-6399</w:t>
                  </w:r>
                </w:p>
              </w:txbxContent>
            </v:textbox>
          </v:shape>
        </w:pict>
      </w:r>
      <w:r w:rsidR="00B90583" w:rsidRPr="00094771">
        <w:rPr>
          <w:rFonts w:ascii="Univers CE 45 Light" w:hAnsi="Univers CE 45 Light"/>
          <w:caps/>
          <w:noProof/>
          <w:sz w:val="19"/>
          <w:szCs w:val="19"/>
          <w:lang w:val="fr-FR" w:eastAsia="fr-FR"/>
        </w:rPr>
        <w:drawing>
          <wp:anchor distT="0" distB="0" distL="114300" distR="114300" simplePos="0" relativeHeight="251677696" behindDoc="1" locked="1" layoutInCell="1" allowOverlap="1" wp14:anchorId="5863A8A1" wp14:editId="02491A3C">
            <wp:simplePos x="0" y="0"/>
            <wp:positionH relativeFrom="page">
              <wp:posOffset>20955</wp:posOffset>
            </wp:positionH>
            <wp:positionV relativeFrom="page">
              <wp:posOffset>19050</wp:posOffset>
            </wp:positionV>
            <wp:extent cx="7555230" cy="10687050"/>
            <wp:effectExtent l="0" t="0" r="7620" b="0"/>
            <wp:wrapNone/>
            <wp:docPr id="2" name="Image 5"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10" cstate="print"/>
                    <a:stretch>
                      <a:fillRect/>
                    </a:stretch>
                  </pic:blipFill>
                  <pic:spPr>
                    <a:xfrm>
                      <a:off x="0" y="0"/>
                      <a:ext cx="7555230" cy="10687050"/>
                    </a:xfrm>
                    <a:prstGeom prst="rect">
                      <a:avLst/>
                    </a:prstGeom>
                  </pic:spPr>
                </pic:pic>
              </a:graphicData>
            </a:graphic>
          </wp:anchor>
        </w:drawing>
      </w:r>
    </w:p>
    <w:p w:rsidR="00DB1D62" w:rsidRDefault="007C4AC6">
      <w:pPr>
        <w:spacing w:after="200" w:line="276" w:lineRule="auto"/>
        <w:jc w:val="left"/>
        <w:rPr>
          <w:rFonts w:ascii="Univers CE 45 Light" w:hAnsi="Univers CE 45 Light"/>
          <w:sz w:val="19"/>
          <w:szCs w:val="19"/>
        </w:rPr>
      </w:pPr>
      <w:r>
        <w:rPr>
          <w:rFonts w:ascii="Univers CE 45 Light" w:hAnsi="Univers CE 45 Light"/>
          <w:caps/>
          <w:noProof/>
          <w:sz w:val="19"/>
          <w:szCs w:val="19"/>
          <w:lang w:val="fr-FR" w:eastAsia="fr-FR"/>
        </w:rPr>
        <w:pict>
          <v:shape id="Arrondir un rectangle avec un coin diagonal 31" o:spid="_x0000_s1031" style="position:absolute;margin-left:67.2pt;margin-top:344.85pt;width:459.4pt;height:287.2pt;z-index:2516782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834380,364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" path="m607919,l5834380,r,l5834380,3039521v,335744,-272175,607919,-607919,607919l,3647440r,l,607919c,272175,272175,,607919,xe" fillcolor="black [3213]" strokecolor="#700012 [1604]" strokeweight="2pt">
            <v:fill color2="#95cee0 [1304]" focus="47%" type="gradient">
              <o:fill v:ext="view" type="gradientUnscaled"/>
            </v:fill>
            <v:path arrowok="t" o:connecttype="custom" o:connectlocs="607919,0;5834380,0;5834380,0;5834380,3039521;5226461,3647440;0,3647440;0,3647440;0,607919;607919,0" o:connectangles="0,0,0,0,0,0,0,0,0"/>
          </v:shape>
        </w:pict>
      </w:r>
      <w:r w:rsidR="001509A8">
        <w:rPr>
          <w:rFonts w:ascii="Univers CE 45 Light" w:hAnsi="Univers CE 45 Light"/>
          <w:noProof/>
          <w:sz w:val="19"/>
          <w:szCs w:val="19"/>
          <w:lang w:val="fr-FR" w:eastAsia="fr-FR"/>
        </w:rPr>
        <w:drawing>
          <wp:anchor distT="0" distB="0" distL="114300" distR="114300" simplePos="0" relativeHeight="251678720" behindDoc="0" locked="0" layoutInCell="1" allowOverlap="1" wp14:anchorId="498018EF" wp14:editId="524957F3">
            <wp:simplePos x="0" y="0"/>
            <wp:positionH relativeFrom="column">
              <wp:posOffset>1273175</wp:posOffset>
            </wp:positionH>
            <wp:positionV relativeFrom="paragraph">
              <wp:posOffset>6323330</wp:posOffset>
            </wp:positionV>
            <wp:extent cx="2315845" cy="1510665"/>
            <wp:effectExtent l="0" t="0" r="825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5845" cy="1510665"/>
                    </a:xfrm>
                    <a:prstGeom prst="rect">
                      <a:avLst/>
                    </a:prstGeom>
                  </pic:spPr>
                </pic:pic>
              </a:graphicData>
            </a:graphic>
          </wp:anchor>
        </w:drawing>
      </w:r>
      <w:r w:rsidR="001509A8">
        <w:rPr>
          <w:rFonts w:ascii="Univers CE 45 Light" w:hAnsi="Univers CE 45 Light"/>
          <w:noProof/>
          <w:sz w:val="19"/>
          <w:szCs w:val="19"/>
          <w:lang w:val="fr-FR" w:eastAsia="fr-FR"/>
        </w:rPr>
        <w:drawing>
          <wp:anchor distT="0" distB="0" distL="114300" distR="114300" simplePos="0" relativeHeight="251680768" behindDoc="0" locked="0" layoutInCell="1" allowOverlap="1" wp14:anchorId="62BFEEED" wp14:editId="783DD848">
            <wp:simplePos x="0" y="0"/>
            <wp:positionH relativeFrom="column">
              <wp:posOffset>4246880</wp:posOffset>
            </wp:positionH>
            <wp:positionV relativeFrom="paragraph">
              <wp:posOffset>4570095</wp:posOffset>
            </wp:positionV>
            <wp:extent cx="2047240" cy="1533525"/>
            <wp:effectExtent l="0" t="0" r="0"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dragonStream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240" cy="1533525"/>
                    </a:xfrm>
                    <a:prstGeom prst="rect">
                      <a:avLst/>
                    </a:prstGeom>
                  </pic:spPr>
                </pic:pic>
              </a:graphicData>
            </a:graphic>
          </wp:anchor>
        </w:drawing>
      </w:r>
      <w:r w:rsidR="001509A8">
        <w:rPr>
          <w:rFonts w:ascii="Univers CE 45 Light" w:hAnsi="Univers CE 45 Light"/>
          <w:caps/>
          <w:noProof/>
          <w:sz w:val="19"/>
          <w:szCs w:val="19"/>
          <w:lang w:val="fr-FR" w:eastAsia="fr-FR"/>
        </w:rPr>
        <w:drawing>
          <wp:anchor distT="0" distB="0" distL="114300" distR="114300" simplePos="0" relativeHeight="251681792" behindDoc="0" locked="0" layoutInCell="1" allowOverlap="1" wp14:anchorId="779F285B" wp14:editId="2FDC21F9">
            <wp:simplePos x="0" y="0"/>
            <wp:positionH relativeFrom="column">
              <wp:posOffset>4269740</wp:posOffset>
            </wp:positionH>
            <wp:positionV relativeFrom="paragraph">
              <wp:posOffset>6315710</wp:posOffset>
            </wp:positionV>
            <wp:extent cx="2047240" cy="1533525"/>
            <wp:effectExtent l="0" t="0" r="0" b="952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galaxi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7240" cy="1533525"/>
                    </a:xfrm>
                    <a:prstGeom prst="rect">
                      <a:avLst/>
                    </a:prstGeom>
                  </pic:spPr>
                </pic:pic>
              </a:graphicData>
            </a:graphic>
          </wp:anchor>
        </w:drawing>
      </w:r>
      <w:r w:rsidR="001509A8">
        <w:rPr>
          <w:rFonts w:ascii="Univers CE 45 Light" w:hAnsi="Univers CE 45 Light"/>
          <w:caps/>
          <w:noProof/>
          <w:sz w:val="19"/>
          <w:szCs w:val="19"/>
          <w:lang w:val="fr-FR" w:eastAsia="fr-FR"/>
        </w:rPr>
        <w:drawing>
          <wp:anchor distT="0" distB="0" distL="114300" distR="114300" simplePos="0" relativeHeight="251679744" behindDoc="0" locked="0" layoutInCell="1" allowOverlap="1" wp14:anchorId="2B100B20" wp14:editId="218790E9">
            <wp:simplePos x="0" y="0"/>
            <wp:positionH relativeFrom="column">
              <wp:posOffset>1385570</wp:posOffset>
            </wp:positionH>
            <wp:positionV relativeFrom="paragraph">
              <wp:posOffset>4607367</wp:posOffset>
            </wp:positionV>
            <wp:extent cx="2047240" cy="1533525"/>
            <wp:effectExtent l="0" t="0" r="0"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r_fuzzyRabb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240" cy="1533525"/>
                    </a:xfrm>
                    <a:prstGeom prst="rect">
                      <a:avLst/>
                    </a:prstGeom>
                  </pic:spPr>
                </pic:pic>
              </a:graphicData>
            </a:graphic>
          </wp:anchor>
        </w:drawing>
      </w:r>
      <w:r>
        <w:rPr>
          <w:rFonts w:ascii="Univers CE 45 Light" w:hAnsi="Univers CE 45 Light"/>
          <w:noProof/>
          <w:sz w:val="19"/>
          <w:szCs w:val="19"/>
          <w:lang w:val="fr-FR" w:eastAsia="fr-FR"/>
        </w:rPr>
        <w:pict>
          <v:shape id="Text Box 11" o:spid="_x0000_s1027" type="#_x0000_t202" style="position:absolute;margin-left:49.8pt;margin-top:211.55pt;width:467.25pt;height:126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CIuAIAAMI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" filled="f" stroked="f">
            <v:textbox style="mso-next-textbox:#Text Box 11">
              <w:txbxContent>
                <w:sdt>
                  <w:sdtPr>
                    <w:rPr>
                      <w:rFonts w:ascii="Univers LT 55" w:hAnsi="Univers LT 55"/>
                      <w:b/>
                      <w:color w:val="FFFFFF" w:themeColor="background1"/>
                      <w:sz w:val="54"/>
                      <w:szCs w:val="54"/>
                    </w:rPr>
                    <w:alias w:val="Titre "/>
                    <w:id w:val="12379085"/>
                    <w:dataBinding w:prefixMappings="xmlns:ns0='http://purl.org/dc/elements/1.1/' xmlns:ns1='http://schemas.openxmlformats.org/package/2006/metadata/core-properties' " w:xpath="/ns1:coreProperties[1]/ns0:title[1]" w:storeItemID="{6C3C8BC8-F283-45AE-878A-BAB7291924A1}"/>
                    <w:text/>
                  </w:sdtPr>
                  <w:sdtContent>
                    <w:p w:rsidR="003F46AF" w:rsidRPr="00FC020C" w:rsidRDefault="00D70671" w:rsidP="001509A8">
                      <w:pPr>
                        <w:jc w:val="left"/>
                        <w:rPr>
                          <w:rFonts w:ascii="Univers LT 55" w:hAnsi="Univers LT 55"/>
                          <w:b/>
                          <w:color w:val="FFFFFF" w:themeColor="background1"/>
                          <w:sz w:val="54"/>
                          <w:szCs w:val="54"/>
                        </w:rPr>
                      </w:pPr>
                      <w:r>
                        <w:rPr>
                          <w:rFonts w:ascii="Univers LT 55" w:hAnsi="Univers LT 55"/>
                          <w:b/>
                          <w:color w:val="FFFFFF" w:themeColor="background1"/>
                          <w:sz w:val="54"/>
                          <w:szCs w:val="54"/>
                        </w:rPr>
                        <w:t xml:space="preserve">What is GigaSpace / </w:t>
                      </w:r>
                      <w:r w:rsidRPr="00E96158">
                        <w:rPr>
                          <w:rFonts w:ascii="Univers LT 55" w:hAnsi="Univers LT 55"/>
                          <w:b/>
                          <w:color w:val="FFFFFF" w:themeColor="background1"/>
                          <w:sz w:val="54"/>
                          <w:szCs w:val="54"/>
                        </w:rPr>
                        <w:t>GigaVoxels</w:t>
                      </w:r>
                      <w:r w:rsidR="006F0072">
                        <w:rPr>
                          <w:rFonts w:ascii="Univers LT 55" w:hAnsi="Univers LT 55"/>
                          <w:b/>
                          <w:color w:val="FFFFFF" w:themeColor="background1"/>
                          <w:sz w:val="54"/>
                          <w:szCs w:val="54"/>
                        </w:rPr>
                        <w:t xml:space="preserve"> </w:t>
                      </w:r>
                      <w:r>
                        <w:rPr>
                          <w:rFonts w:ascii="Univers LT 55" w:hAnsi="Univers LT 55"/>
                          <w:b/>
                          <w:color w:val="FFFFFF" w:themeColor="background1"/>
                          <w:sz w:val="54"/>
                          <w:szCs w:val="54"/>
                        </w:rPr>
                        <w:t>?</w:t>
                      </w:r>
                    </w:p>
                  </w:sdtContent>
                </w:sdt>
                <w:p w:rsidR="003F46AF" w:rsidRPr="00FC020C" w:rsidRDefault="003F46AF" w:rsidP="001509A8">
                  <w:pPr>
                    <w:jc w:val="left"/>
                    <w:rPr>
                      <w:rFonts w:ascii="Univers LT 55" w:hAnsi="Univers LT 55"/>
                      <w:color w:val="FFFFFF" w:themeColor="background1"/>
                      <w:sz w:val="46"/>
                      <w:szCs w:val="46"/>
                    </w:rPr>
                  </w:pPr>
                </w:p>
                <w:p w:rsidR="003F46AF" w:rsidRPr="001509A8" w:rsidRDefault="007C4AC6" w:rsidP="008147D9">
                  <w:pPr>
                    <w:jc w:val="left"/>
                    <w:rPr>
                      <w:rFonts w:ascii="Univers LT 55" w:hAnsi="Univers LT 55"/>
                      <w:color w:val="FFFFFF" w:themeColor="background1"/>
                      <w:sz w:val="28"/>
                      <w:szCs w:val="54"/>
                    </w:rPr>
                  </w:pPr>
                  <w:sdt>
                    <w:sdtPr>
                      <w:rPr>
                        <w:rFonts w:ascii="Univers LT 55" w:hAnsi="Univers LT 55"/>
                        <w:bCs/>
                        <w:color w:val="FFFFFF" w:themeColor="background1"/>
                        <w:sz w:val="28"/>
                        <w:szCs w:val="54"/>
                        <w:lang w:val="fr-FR"/>
                      </w:rPr>
                      <w:alias w:val="Auteur1"/>
                      <w:tag w:val="Auteur1"/>
                      <w:id w:val="3485402"/>
                    </w:sdtPr>
                    <w:sdtEndPr>
                      <w:rPr>
                        <w:bCs w:val="0"/>
                      </w:rPr>
                    </w:sdtEndPr>
                    <w:sdtContent>
                      <w:r w:rsidR="003F46AF" w:rsidRPr="001509A8">
                        <w:rPr>
                          <w:rFonts w:ascii="Univers LT 55" w:hAnsi="Univers LT 55"/>
                          <w:bCs/>
                          <w:color w:val="FFFFFF" w:themeColor="background1"/>
                          <w:sz w:val="28"/>
                          <w:szCs w:val="54"/>
                        </w:rPr>
                        <w:t>Pascal Guehl</w:t>
                      </w:r>
                    </w:sdtContent>
                  </w:sdt>
                  <w:r w:rsidR="003F46AF" w:rsidRPr="001509A8">
                    <w:rPr>
                      <w:rFonts w:ascii="Univers LT 55" w:hAnsi="Univers LT 55"/>
                      <w:color w:val="FFFFFF" w:themeColor="background1"/>
                      <w:sz w:val="28"/>
                      <w:szCs w:val="54"/>
                    </w:rPr>
                    <w:t xml:space="preserve"> ,</w:t>
                  </w:r>
                  <w:r w:rsidR="003F46AF" w:rsidRPr="001509A8">
                    <w:rPr>
                      <w:rFonts w:ascii="Univers LT 55" w:hAnsi="Univers LT 55"/>
                      <w:bCs/>
                      <w:color w:val="FFFFFF" w:themeColor="background1"/>
                      <w:sz w:val="28"/>
                      <w:szCs w:val="54"/>
                    </w:rPr>
                    <w:t xml:space="preserve"> </w:t>
                  </w:r>
                  <w:sdt>
                    <w:sdtPr>
                      <w:rPr>
                        <w:rFonts w:ascii="Univers LT 55" w:hAnsi="Univers LT 55"/>
                        <w:bCs/>
                        <w:color w:val="FFFFFF" w:themeColor="background1"/>
                        <w:sz w:val="28"/>
                        <w:szCs w:val="54"/>
                        <w:lang w:val="fr-FR"/>
                      </w:rPr>
                      <w:alias w:val="Auteur2"/>
                      <w:id w:val="3485407"/>
                    </w:sdtPr>
                    <w:sdtEndPr>
                      <w:rPr>
                        <w:bCs w:val="0"/>
                      </w:rPr>
                    </w:sdtEndPr>
                    <w:sdtContent>
                      <w:r w:rsidR="003F46AF" w:rsidRPr="001509A8">
                        <w:rPr>
                          <w:rFonts w:ascii="Univers LT 55" w:hAnsi="Univers LT 55"/>
                          <w:bCs/>
                          <w:color w:val="FFFFFF" w:themeColor="background1"/>
                          <w:sz w:val="28"/>
                          <w:szCs w:val="54"/>
                        </w:rPr>
                        <w:t>Fabrice Neyret</w:t>
                      </w:r>
                    </w:sdtContent>
                  </w:sdt>
                </w:p>
              </w:txbxContent>
            </v:textbox>
          </v:shape>
        </w:pict>
      </w:r>
      <w:r>
        <w:rPr>
          <w:rFonts w:ascii="Univers CE 45 Light" w:hAnsi="Univers CE 45 Light"/>
          <w:noProof/>
          <w:sz w:val="19"/>
          <w:szCs w:val="19"/>
          <w:lang w:val="fr-FR" w:eastAsia="fr-FR"/>
        </w:rPr>
        <w:pict>
          <v:shape id="Text Box 12" o:spid="_x0000_s1028" type="#_x0000_t202" style="position:absolute;margin-left:48.3pt;margin-top:723.8pt;width:135.75pt;height:142.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" stroked="f">
            <v:textbox style="mso-next-textbox:#Text Box 12">
              <w:txbxContent>
                <w:p w:rsidR="003F46AF" w:rsidRPr="00BC28BB" w:rsidRDefault="003F46AF">
                  <w:pPr>
                    <w:rPr>
                      <w:rFonts w:ascii="Univers 57 Condensed" w:hAnsi="Univers 57 Condensed"/>
                      <w:b/>
                      <w:color w:val="C00000"/>
                      <w:sz w:val="21"/>
                      <w:szCs w:val="21"/>
                      <w:lang w:val="fr-FR"/>
                    </w:rPr>
                  </w:pPr>
                  <w:r w:rsidRPr="00BC28BB">
                    <w:rPr>
                      <w:rFonts w:ascii="Univers 57 Condensed" w:hAnsi="Univers 57 Condensed"/>
                      <w:b/>
                      <w:color w:val="C00000"/>
                      <w:sz w:val="21"/>
                      <w:szCs w:val="21"/>
                      <w:lang w:val="fr-FR"/>
                    </w:rPr>
                    <w:t xml:space="preserve">N° </w:t>
                  </w:r>
                  <w:sdt>
                    <w:sdtPr>
                      <w:rPr>
                        <w:rFonts w:ascii="Univers 57 Condensed" w:hAnsi="Univers 57 Condensed"/>
                        <w:b/>
                        <w:color w:val="C00000"/>
                        <w:sz w:val="21"/>
                        <w:szCs w:val="21"/>
                      </w:rPr>
                      <w:alias w:val="Numero"/>
                      <w:tag w:val="N°"/>
                      <w:id w:val="3485372"/>
                      <w:showingPlcHdr/>
                    </w:sdtPr>
                    <w:sdtEndPr/>
                    <w:sdtContent>
                      <w:r w:rsidRPr="00BC28BB">
                        <w:rPr>
                          <w:rFonts w:ascii="Univers 57 Condensed" w:hAnsi="Univers 57 Condensed"/>
                          <w:b/>
                          <w:color w:val="C00000"/>
                          <w:sz w:val="21"/>
                          <w:szCs w:val="21"/>
                          <w:lang w:val="fr-FR"/>
                        </w:rPr>
                        <w:t>9999</w:t>
                      </w:r>
                    </w:sdtContent>
                  </w:sdt>
                </w:p>
                <w:p w:rsidR="003F46AF" w:rsidRPr="00BC28BB" w:rsidRDefault="003F46AF">
                  <w:pPr>
                    <w:rPr>
                      <w:rFonts w:ascii="Univers 57 Condensed" w:hAnsi="Univers 57 Condensed"/>
                      <w:color w:val="C00000"/>
                      <w:szCs w:val="21"/>
                      <w:lang w:val="fr-FR"/>
                    </w:rPr>
                  </w:pPr>
                  <w:r w:rsidRPr="00BC28BB">
                    <w:rPr>
                      <w:rFonts w:ascii="Univers 57 Condensed" w:hAnsi="Univers 57 Condensed"/>
                      <w:color w:val="C00000"/>
                      <w:sz w:val="21"/>
                      <w:szCs w:val="21"/>
                      <w:lang w:val="fr-FR"/>
                    </w:rPr>
                    <w:br/>
                  </w:r>
                  <w:sdt>
                    <w:sdtPr>
                      <w:rPr>
                        <w:rFonts w:ascii="Univers 57 Condensed" w:hAnsi="Univers 57 Condensed"/>
                        <w:color w:val="C00000"/>
                        <w:szCs w:val="21"/>
                      </w:rPr>
                      <w:alias w:val="Date"/>
                      <w:tag w:val="Date"/>
                      <w:id w:val="3485373"/>
                      <w:date w:fullDate="2012-12-23T00:00:00Z">
                        <w:dateFormat w:val="dd/MM/yyyy"/>
                        <w:lid w:val="fr-FR"/>
                        <w:storeMappedDataAs w:val="dateTime"/>
                        <w:calendar w:val="gregorian"/>
                      </w:date>
                    </w:sdtPr>
                    <w:sdtEndPr/>
                    <w:sdtContent>
                      <w:r>
                        <w:rPr>
                          <w:rFonts w:ascii="Univers 57 Condensed" w:hAnsi="Univers 57 Condensed"/>
                          <w:color w:val="C00000"/>
                          <w:szCs w:val="21"/>
                          <w:lang w:val="fr-FR"/>
                        </w:rPr>
                        <w:t>23/12/2012</w:t>
                      </w:r>
                    </w:sdtContent>
                  </w:sdt>
                  <w:r w:rsidRPr="00BC28BB">
                    <w:rPr>
                      <w:rFonts w:ascii="Univers 57 Condensed" w:hAnsi="Univers 57 Condensed"/>
                      <w:color w:val="C00000"/>
                      <w:szCs w:val="21"/>
                      <w:lang w:val="fr-FR"/>
                    </w:rPr>
                    <w:t xml:space="preserve"> </w:t>
                  </w:r>
                </w:p>
                <w:p w:rsidR="003F46AF" w:rsidRPr="00BC28BB" w:rsidRDefault="003F46AF">
                  <w:pPr>
                    <w:rPr>
                      <w:rFonts w:ascii="Univers 57 Condensed" w:hAnsi="Univers 57 Condensed"/>
                      <w:color w:val="C00000"/>
                      <w:szCs w:val="21"/>
                      <w:lang w:val="fr-FR"/>
                    </w:rPr>
                  </w:pPr>
                  <w:r w:rsidRPr="00BC28BB">
                    <w:rPr>
                      <w:rFonts w:ascii="Univers 57 Condensed" w:hAnsi="Univers 57 Condensed"/>
                      <w:color w:val="C00000"/>
                      <w:szCs w:val="21"/>
                      <w:lang w:val="fr-FR"/>
                    </w:rPr>
                    <w:br/>
                    <w:t xml:space="preserve">Project-Team </w:t>
                  </w:r>
                  <w:sdt>
                    <w:sdtPr>
                      <w:rPr>
                        <w:rFonts w:ascii="Univers 57 Condensed" w:hAnsi="Univers 57 Condensed"/>
                        <w:color w:val="C00000"/>
                        <w:szCs w:val="21"/>
                      </w:rPr>
                      <w:alias w:val="Nom de l'équipe projet"/>
                      <w:tag w:val="Nom"/>
                      <w:id w:val="3485374"/>
                    </w:sdtPr>
                    <w:sdtEndPr/>
                    <w:sdtContent>
                      <w:r>
                        <w:rPr>
                          <w:rFonts w:ascii="Univers 57 Condensed" w:hAnsi="Univers 57 Condensed"/>
                          <w:color w:val="C00000"/>
                          <w:szCs w:val="21"/>
                        </w:rPr>
                        <w:t>Maverick</w:t>
                      </w:r>
                    </w:sdtContent>
                  </w:sdt>
                </w:p>
              </w:txbxContent>
            </v:textbox>
          </v:shape>
        </w:pict>
      </w:r>
      <w:r w:rsidR="00DB1D62" w:rsidRPr="00094771">
        <w:rPr>
          <w:rFonts w:ascii="Univers CE 45 Light" w:hAnsi="Univers CE 45 Light"/>
          <w:sz w:val="19"/>
          <w:szCs w:val="19"/>
        </w:rPr>
        <w:br w:type="page"/>
      </w:r>
    </w:p>
    <w:p w:rsidR="00241F69" w:rsidRDefault="00241F69">
      <w:pPr>
        <w:spacing w:after="200" w:line="276" w:lineRule="auto"/>
        <w:jc w:val="left"/>
        <w:rPr>
          <w:rFonts w:ascii="Univers CE 45 Light" w:hAnsi="Univers CE 45 Light"/>
          <w:sz w:val="19"/>
          <w:szCs w:val="19"/>
        </w:rPr>
      </w:pPr>
      <w:r>
        <w:rPr>
          <w:rFonts w:ascii="Univers CE 45 Light" w:hAnsi="Univers CE 45 Light"/>
          <w:sz w:val="19"/>
          <w:szCs w:val="19"/>
        </w:rPr>
        <w:lastRenderedPageBreak/>
        <w:br w:type="page"/>
      </w: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Pr="00094771" w:rsidRDefault="0021444F">
      <w:pPr>
        <w:spacing w:after="200" w:line="276" w:lineRule="auto"/>
        <w:jc w:val="left"/>
        <w:rPr>
          <w:rFonts w:ascii="Univers CE 45 Light" w:hAnsi="Univers CE 45 Light"/>
          <w:sz w:val="19"/>
          <w:szCs w:val="19"/>
        </w:rPr>
      </w:pPr>
    </w:p>
    <w:sdt>
      <w:sdtPr>
        <w:rPr>
          <w:rFonts w:ascii="Univers CE 45 Light" w:hAnsi="Univers CE 45 Light"/>
          <w:b/>
          <w:sz w:val="24"/>
          <w:szCs w:val="19"/>
        </w:rPr>
        <w:alias w:val="Titre "/>
        <w:id w:val="3485517"/>
        <w:placeholder>
          <w:docPart w:val="078DE8EACDA34CAE90F953B66A8A0FDF"/>
        </w:placeholder>
        <w:dataBinding w:prefixMappings="xmlns:ns0='http://purl.org/dc/elements/1.1/' xmlns:ns1='http://schemas.openxmlformats.org/package/2006/metadata/core-properties' " w:xpath="/ns1:coreProperties[1]/ns0:title[1]" w:storeItemID="{6C3C8BC8-F283-45AE-878A-BAB7291924A1}"/>
        <w:text/>
      </w:sdtPr>
      <w:sdtEndPr/>
      <w:sdtContent>
        <w:p w:rsidR="00180D4F" w:rsidRPr="00AF7AB6" w:rsidRDefault="006F0072" w:rsidP="00180D4F">
          <w:pPr>
            <w:jc w:val="center"/>
            <w:rPr>
              <w:rFonts w:ascii="Univers CE 45 Light" w:hAnsi="Univers CE 45 Light"/>
              <w:b/>
              <w:sz w:val="24"/>
              <w:szCs w:val="19"/>
            </w:rPr>
          </w:pPr>
          <w:r>
            <w:rPr>
              <w:rFonts w:ascii="Univers CE 45 Light" w:hAnsi="Univers CE 45 Light"/>
              <w:b/>
              <w:sz w:val="24"/>
              <w:szCs w:val="19"/>
              <w:lang w:val="fr-FR"/>
            </w:rPr>
            <w:t>What is GigaSpace / GigaVoxels ?</w:t>
          </w:r>
        </w:p>
      </w:sdtContent>
    </w:sdt>
    <w:p w:rsidR="00180D4F" w:rsidRPr="00AF7AB6" w:rsidRDefault="00180D4F" w:rsidP="00180D4F">
      <w:pPr>
        <w:jc w:val="center"/>
        <w:rPr>
          <w:rStyle w:val="Titre1Car"/>
          <w:sz w:val="24"/>
          <w:szCs w:val="26"/>
        </w:rPr>
      </w:pPr>
    </w:p>
    <w:p w:rsidR="00180D4F" w:rsidRPr="00F32559" w:rsidRDefault="007C4AC6" w:rsidP="00180D4F">
      <w:pPr>
        <w:jc w:val="center"/>
        <w:rPr>
          <w:rFonts w:ascii="Univers CE 45 Light" w:hAnsi="Univers CE 45 Light"/>
          <w:sz w:val="24"/>
          <w:szCs w:val="54"/>
        </w:rPr>
      </w:pPr>
      <w:sdt>
        <w:sdtPr>
          <w:rPr>
            <w:rFonts w:ascii="Univers CE 45 Light" w:eastAsiaTheme="majorEastAsia" w:hAnsi="Univers CE 45 Light" w:cstheme="majorBidi"/>
            <w:b/>
            <w:bCs/>
            <w:sz w:val="24"/>
            <w:szCs w:val="54"/>
            <w:lang w:val="fr-FR"/>
          </w:rPr>
          <w:alias w:val="Auteur1"/>
          <w:tag w:val="Auteur1"/>
          <w:id w:val="3485518"/>
          <w:placeholder>
            <w:docPart w:val="D5FC0228213A41CFA85EBDDE8C9062B2"/>
          </w:placeholder>
        </w:sdtPr>
        <w:sdtEndPr>
          <w:rPr>
            <w:bCs w:val="0"/>
          </w:rPr>
        </w:sdtEndPr>
        <w:sdtContent>
          <w:r w:rsidR="00AF7AB6" w:rsidRPr="00F32559">
            <w:rPr>
              <w:rFonts w:ascii="Univers CE 45 Light" w:eastAsiaTheme="majorEastAsia" w:hAnsi="Univers CE 45 Light" w:cstheme="majorBidi"/>
              <w:b/>
              <w:bCs/>
              <w:sz w:val="24"/>
              <w:szCs w:val="54"/>
            </w:rPr>
            <w:t>Pascal Guehl</w:t>
          </w:r>
        </w:sdtContent>
      </w:sdt>
      <w:bookmarkStart w:id="0" w:name="auteur1"/>
      <w:bookmarkEnd w:id="0"/>
      <w:r w:rsidR="008E77AC">
        <w:rPr>
          <w:rStyle w:val="Appelnotedebasdep"/>
          <w:rFonts w:ascii="Univers CE 45 Light" w:eastAsiaTheme="majorEastAsia" w:hAnsi="Univers CE 45 Light" w:cstheme="majorBidi"/>
          <w:b/>
          <w:bCs/>
          <w:sz w:val="24"/>
          <w:szCs w:val="54"/>
          <w:lang w:val="fr-FR"/>
        </w:rPr>
        <w:footnoteReference w:id="1"/>
      </w:r>
      <w:r w:rsidR="008E77AC" w:rsidRPr="00F32559">
        <w:rPr>
          <w:rFonts w:ascii="Univers CE 45 Light" w:eastAsiaTheme="majorEastAsia" w:hAnsi="Univers CE 45 Light" w:cstheme="majorBidi"/>
          <w:b/>
          <w:bCs/>
          <w:sz w:val="24"/>
          <w:szCs w:val="54"/>
        </w:rPr>
        <w:t xml:space="preserve"> </w:t>
      </w:r>
      <w:r w:rsidR="00180D4F" w:rsidRPr="00F32559">
        <w:rPr>
          <w:rFonts w:ascii="Univers CE 45 Light" w:hAnsi="Univers CE 45 Light"/>
          <w:sz w:val="24"/>
          <w:szCs w:val="54"/>
        </w:rPr>
        <w:t>,</w:t>
      </w:r>
      <w:r w:rsidR="00180D4F" w:rsidRPr="00F32559">
        <w:rPr>
          <w:rFonts w:ascii="Univers CE 45 Light" w:hAnsi="Univers CE 45 Light"/>
          <w:bCs/>
          <w:sz w:val="24"/>
          <w:szCs w:val="54"/>
        </w:rPr>
        <w:t xml:space="preserve"> </w:t>
      </w:r>
      <w:sdt>
        <w:sdtPr>
          <w:rPr>
            <w:rFonts w:ascii="Univers CE 45 Light" w:hAnsi="Univers CE 45 Light"/>
            <w:bCs/>
            <w:sz w:val="24"/>
            <w:szCs w:val="54"/>
            <w:lang w:val="fr-FR"/>
          </w:rPr>
          <w:alias w:val="Auteur2"/>
          <w:id w:val="3485519"/>
          <w:placeholder>
            <w:docPart w:val="FD6DD10CFEEC4D5B9EF7A25D73E16B65"/>
          </w:placeholder>
        </w:sdtPr>
        <w:sdtEndPr>
          <w:rPr>
            <w:bCs w:val="0"/>
          </w:rPr>
        </w:sdtEndPr>
        <w:sdtContent>
          <w:r w:rsidR="00AF7AB6" w:rsidRPr="00F32559">
            <w:rPr>
              <w:rFonts w:ascii="Univers CE 45 Light" w:hAnsi="Univers CE 45 Light"/>
              <w:bCs/>
              <w:sz w:val="24"/>
              <w:szCs w:val="54"/>
            </w:rPr>
            <w:t>Fabrice Neyret</w:t>
          </w:r>
        </w:sdtContent>
      </w:sdt>
      <w:r w:rsidR="00180D4F" w:rsidRPr="00F32559">
        <w:rPr>
          <w:rFonts w:ascii="Univers CE 45 Light" w:hAnsi="Univers CE 45 Light"/>
          <w:sz w:val="24"/>
          <w:szCs w:val="54"/>
        </w:rPr>
        <w:t xml:space="preserve"> </w:t>
      </w:r>
      <w:r w:rsidR="008E77AC">
        <w:rPr>
          <w:rStyle w:val="Appelnotedebasdep"/>
          <w:rFonts w:ascii="Univers CE 45 Light" w:hAnsi="Univers CE 45 Light"/>
          <w:sz w:val="24"/>
          <w:szCs w:val="54"/>
          <w:lang w:val="fr-FR"/>
        </w:rPr>
        <w:footnoteReference w:id="2"/>
      </w:r>
    </w:p>
    <w:p w:rsidR="00180D4F" w:rsidRPr="00BC28BB" w:rsidRDefault="00180D4F" w:rsidP="00180D4F">
      <w:pPr>
        <w:jc w:val="center"/>
        <w:rPr>
          <w:rFonts w:ascii="Univers CE 45 Light" w:hAnsi="Univers CE 45 Light"/>
          <w:sz w:val="24"/>
          <w:szCs w:val="54"/>
        </w:rPr>
      </w:pPr>
      <w:r w:rsidRPr="00BC28BB">
        <w:rPr>
          <w:rFonts w:ascii="Univers CE 45 Light" w:hAnsi="Univers CE 45 Light"/>
          <w:sz w:val="24"/>
          <w:szCs w:val="54"/>
        </w:rPr>
        <w:t xml:space="preserve">Project-Teams </w:t>
      </w:r>
      <w:sdt>
        <w:sdtPr>
          <w:rPr>
            <w:rFonts w:ascii="Univers CE 45 Light" w:hAnsi="Univers CE 45 Light"/>
            <w:sz w:val="24"/>
            <w:szCs w:val="54"/>
            <w:lang w:val="fr-FR"/>
          </w:rPr>
          <w:alias w:val="Nom de l'équipe projet"/>
          <w:tag w:val="Nom"/>
          <w:id w:val="3485521"/>
          <w:placeholder>
            <w:docPart w:val="302A2B8F996D4263903AAE07D0D1E179"/>
          </w:placeholder>
        </w:sdtPr>
        <w:sdtEndPr/>
        <w:sdtContent>
          <w:r w:rsidR="00AF7AB6" w:rsidRPr="00AF7AB6">
            <w:rPr>
              <w:rFonts w:ascii="Univers CE 45 Light" w:hAnsi="Univers CE 45 Light"/>
              <w:sz w:val="24"/>
              <w:szCs w:val="54"/>
            </w:rPr>
            <w:t>Maverick</w:t>
          </w:r>
        </w:sdtContent>
      </w:sdt>
    </w:p>
    <w:p w:rsidR="00180D4F" w:rsidRPr="00BC28BB" w:rsidRDefault="00180D4F" w:rsidP="00180D4F">
      <w:pPr>
        <w:jc w:val="center"/>
        <w:rPr>
          <w:rFonts w:ascii="Univers CE 45 Light" w:hAnsi="Univers CE 45 Light"/>
          <w:sz w:val="24"/>
          <w:szCs w:val="54"/>
        </w:rPr>
      </w:pPr>
    </w:p>
    <w:p w:rsidR="00180D4F" w:rsidRPr="00BC28BB" w:rsidRDefault="00672719" w:rsidP="00180D4F">
      <w:pPr>
        <w:jc w:val="center"/>
        <w:rPr>
          <w:rFonts w:ascii="Univers CE 45 Light" w:hAnsi="Univers CE 45 Light"/>
          <w:sz w:val="24"/>
          <w:szCs w:val="54"/>
        </w:rPr>
      </w:pPr>
      <w:r w:rsidRPr="00BC28BB">
        <w:rPr>
          <w:rFonts w:ascii="Univers CE 45 Light" w:hAnsi="Univers CE 45 Light"/>
          <w:sz w:val="24"/>
          <w:szCs w:val="54"/>
        </w:rPr>
        <w:t xml:space="preserve">Technical </w:t>
      </w:r>
      <w:r w:rsidR="00180D4F" w:rsidRPr="00BC28BB">
        <w:rPr>
          <w:rFonts w:ascii="Univers CE 45 Light" w:hAnsi="Univers CE 45 Light"/>
          <w:sz w:val="24"/>
          <w:szCs w:val="54"/>
        </w:rPr>
        <w:t xml:space="preserve">Report </w:t>
      </w:r>
      <w:r w:rsidR="00180D4F" w:rsidRPr="000B4C11">
        <w:rPr>
          <w:rFonts w:ascii="Univers 57 Condensed" w:hAnsi="Univers 57 Condensed"/>
          <w:sz w:val="21"/>
          <w:szCs w:val="21"/>
        </w:rPr>
        <w:t xml:space="preserve"> N° </w:t>
      </w:r>
      <w:sdt>
        <w:sdtPr>
          <w:rPr>
            <w:rFonts w:ascii="Univers 57 Condensed" w:hAnsi="Univers 57 Condensed"/>
            <w:sz w:val="21"/>
            <w:szCs w:val="21"/>
          </w:rPr>
          <w:alias w:val="Numero"/>
          <w:tag w:val="N°"/>
          <w:id w:val="3485522"/>
          <w:placeholder>
            <w:docPart w:val="F7B51C9DD6E443FB9DAFAFACA8AADD0F"/>
          </w:placeholder>
          <w:showingPlcHdr/>
        </w:sdtPr>
        <w:sdtEndPr/>
        <w:sdtContent>
          <w:r w:rsidR="00180D4F" w:rsidRPr="000B4C11">
            <w:rPr>
              <w:rFonts w:ascii="Univers 57 Condensed" w:hAnsi="Univers 57 Condensed"/>
              <w:sz w:val="21"/>
              <w:szCs w:val="21"/>
            </w:rPr>
            <w:t>9999</w:t>
          </w:r>
        </w:sdtContent>
      </w:sdt>
      <w:r w:rsidR="00180D4F" w:rsidRPr="00BC28BB">
        <w:rPr>
          <w:rFonts w:ascii="Univers CE 45 Light" w:hAnsi="Univers CE 45 Light"/>
          <w:sz w:val="24"/>
          <w:szCs w:val="54"/>
        </w:rPr>
        <w:t xml:space="preserve"> — </w:t>
      </w:r>
      <w:sdt>
        <w:sdtPr>
          <w:rPr>
            <w:rFonts w:ascii="Univers 57 Condensed" w:hAnsi="Univers 57 Condensed"/>
            <w:szCs w:val="21"/>
          </w:rPr>
          <w:alias w:val="Date"/>
          <w:tag w:val="Date"/>
          <w:id w:val="3485523"/>
          <w:placeholder>
            <w:docPart w:val="5995C62859FB4866AFF561E3159EADC2"/>
          </w:placeholder>
          <w:date w:fullDate="2012-12-23T00:00:00Z">
            <w:dateFormat w:val="dd/MM/yyyy"/>
            <w:lid w:val="fr-FR"/>
            <w:storeMappedDataAs w:val="dateTime"/>
            <w:calendar w:val="gregorian"/>
          </w:date>
        </w:sdtPr>
        <w:sdtEndPr/>
        <w:sdtContent>
          <w:r w:rsidR="00AF7AB6" w:rsidRPr="00AF7AB6">
            <w:rPr>
              <w:rFonts w:ascii="Univers 57 Condensed" w:hAnsi="Univers 57 Condensed"/>
              <w:szCs w:val="21"/>
            </w:rPr>
            <w:t>23/12/2012</w:t>
          </w:r>
        </w:sdtContent>
      </w:sdt>
      <w:r w:rsidR="00180D4F" w:rsidRPr="00BC28BB">
        <w:rPr>
          <w:rFonts w:ascii="Univers CE 45 Light" w:hAnsi="Univers CE 45 Light"/>
          <w:sz w:val="24"/>
          <w:szCs w:val="54"/>
        </w:rPr>
        <w:t xml:space="preserve"> —</w:t>
      </w:r>
      <w:sdt>
        <w:sdtPr>
          <w:rPr>
            <w:rFonts w:ascii="Univers CE 45 Light" w:hAnsi="Univers CE 45 Light"/>
            <w:sz w:val="24"/>
            <w:szCs w:val="54"/>
            <w:lang w:val="fr-FR"/>
          </w:rPr>
          <w:alias w:val="Nbre de pages"/>
          <w:tag w:val="Nbre de pages"/>
          <w:id w:val="3485524"/>
          <w:placeholder>
            <w:docPart w:val="CB22DE24F109488DAE7854B38BE4B33A"/>
          </w:placeholder>
          <w:showingPlcHdr/>
        </w:sdtPr>
        <w:sdtEndPr/>
        <w:sdtContent>
          <w:r w:rsidR="00180D4F" w:rsidRPr="00BC28BB">
            <w:rPr>
              <w:rFonts w:ascii="Univers CE 45 Light" w:hAnsi="Univers CE 45 Light"/>
              <w:sz w:val="24"/>
              <w:szCs w:val="54"/>
            </w:rPr>
            <w:t>99</w:t>
          </w:r>
        </w:sdtContent>
      </w:sdt>
      <w:r w:rsidR="00180D4F" w:rsidRPr="00BC28BB">
        <w:rPr>
          <w:rFonts w:ascii="Univers CE 45 Light" w:hAnsi="Univers CE 45 Light"/>
          <w:sz w:val="24"/>
          <w:szCs w:val="54"/>
        </w:rPr>
        <w:t xml:space="preserve"> pages.</w:t>
      </w:r>
    </w:p>
    <w:p w:rsidR="0021444F" w:rsidRPr="00BC28BB" w:rsidRDefault="0021444F" w:rsidP="00180D4F">
      <w:pPr>
        <w:jc w:val="center"/>
        <w:rPr>
          <w:rFonts w:ascii="Univers CE 45 Light" w:hAnsi="Univers CE 45 Light"/>
          <w:sz w:val="24"/>
          <w:szCs w:val="54"/>
        </w:rPr>
      </w:pPr>
    </w:p>
    <w:p w:rsidR="00E52621" w:rsidRDefault="00E52621" w:rsidP="00E52621">
      <w:pPr>
        <w:ind w:left="993"/>
        <w:rPr>
          <w:rFonts w:ascii="Univers 55" w:hAnsi="Univers 55"/>
          <w:b/>
          <w:sz w:val="19"/>
          <w:szCs w:val="19"/>
          <w:lang w:val="en-GB"/>
        </w:rPr>
      </w:pPr>
    </w:p>
    <w:p w:rsidR="0021444F" w:rsidRPr="00F9461D" w:rsidRDefault="0021444F" w:rsidP="00E52621">
      <w:pPr>
        <w:ind w:left="993"/>
        <w:rPr>
          <w:rFonts w:ascii="Univers 55" w:hAnsi="Univers 55"/>
          <w:sz w:val="19"/>
          <w:szCs w:val="19"/>
        </w:rPr>
      </w:pPr>
      <w:r w:rsidRPr="00F9461D">
        <w:rPr>
          <w:rFonts w:ascii="Univers 55" w:hAnsi="Univers 55"/>
          <w:b/>
          <w:sz w:val="19"/>
          <w:szCs w:val="19"/>
        </w:rPr>
        <w:t>Abstract:</w:t>
      </w:r>
      <w:r w:rsidRPr="00F9461D">
        <w:rPr>
          <w:rFonts w:ascii="Univers 55" w:hAnsi="Univers 55"/>
          <w:sz w:val="19"/>
          <w:szCs w:val="19"/>
        </w:rPr>
        <w:t xml:space="preserve">  </w:t>
      </w:r>
      <w:r w:rsidR="00F9461D" w:rsidRPr="00F9461D">
        <w:rPr>
          <w:rFonts w:ascii="Univers 55" w:hAnsi="Univers 55"/>
          <w:sz w:val="19"/>
          <w:szCs w:val="19"/>
        </w:rPr>
        <w:t>This the programming guide of the GigaVoxels library.</w:t>
      </w: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BC28BB" w:rsidRDefault="0021444F" w:rsidP="00E52621">
      <w:pPr>
        <w:spacing w:before="120"/>
        <w:ind w:left="993"/>
        <w:rPr>
          <w:rFonts w:ascii="Univers 55" w:hAnsi="Univers 55"/>
          <w:sz w:val="19"/>
          <w:szCs w:val="19"/>
          <w:lang w:val="fr-FR"/>
        </w:rPr>
      </w:pPr>
      <w:r w:rsidRPr="00BC28BB">
        <w:rPr>
          <w:rFonts w:ascii="Univers 55" w:hAnsi="Univers 55"/>
          <w:b/>
          <w:sz w:val="19"/>
          <w:szCs w:val="19"/>
          <w:lang w:val="fr-FR"/>
        </w:rPr>
        <w:t>Key-words:</w:t>
      </w:r>
      <w:r w:rsidRPr="00BC28BB">
        <w:rPr>
          <w:rFonts w:ascii="Univers 55" w:hAnsi="Univers 55"/>
          <w:sz w:val="19"/>
          <w:szCs w:val="19"/>
          <w:lang w:val="fr-FR"/>
        </w:rPr>
        <w:t xml:space="preserve"> insérez ici les mots-clés en anglais</w:t>
      </w:r>
    </w:p>
    <w:p w:rsidR="0021444F" w:rsidRPr="00BC28BB" w:rsidRDefault="0021444F" w:rsidP="00E52621">
      <w:pPr>
        <w:ind w:left="993"/>
        <w:jc w:val="center"/>
        <w:rPr>
          <w:rFonts w:ascii="Univers 55" w:hAnsi="Univers 55"/>
          <w:sz w:val="19"/>
          <w:szCs w:val="19"/>
          <w:lang w:val="fr-FR"/>
        </w:rPr>
      </w:pPr>
    </w:p>
    <w:p w:rsidR="002808DA" w:rsidRPr="00BC28BB" w:rsidRDefault="001D6E6C" w:rsidP="00E52621">
      <w:pPr>
        <w:ind w:left="993"/>
        <w:rPr>
          <w:rStyle w:val="Appelnotedebasdep"/>
          <w:lang w:val="fr-FR"/>
        </w:rPr>
        <w:sectPr w:rsidR="002808DA" w:rsidRPr="00BC28BB" w:rsidSect="00CB68FD">
          <w:headerReference w:type="even" r:id="rId15"/>
          <w:footerReference w:type="even" r:id="rId16"/>
          <w:headerReference w:type="first" r:id="rId17"/>
          <w:pgSz w:w="11906" w:h="16838" w:code="9"/>
          <w:pgMar w:top="0" w:right="0" w:bottom="2410" w:left="0" w:header="0" w:footer="0" w:gutter="0"/>
          <w:cols w:space="708"/>
          <w:docGrid w:linePitch="360"/>
        </w:sectPr>
      </w:pPr>
      <w:r>
        <w:rPr>
          <w:rFonts w:ascii="Univers CE 45 Light" w:hAnsi="Univers CE 45 Light"/>
          <w:noProof/>
          <w:sz w:val="19"/>
          <w:szCs w:val="19"/>
          <w:lang w:val="fr-FR" w:eastAsia="fr-FR"/>
        </w:rPr>
        <w:drawing>
          <wp:anchor distT="0" distB="0" distL="114300" distR="114300" simplePos="0" relativeHeight="251662334" behindDoc="1" locked="1" layoutInCell="1" allowOverlap="0" wp14:anchorId="7573F485" wp14:editId="7C787A17">
            <wp:simplePos x="0" y="0"/>
            <wp:positionH relativeFrom="page">
              <wp:posOffset>123825</wp:posOffset>
            </wp:positionH>
            <wp:positionV relativeFrom="page">
              <wp:posOffset>-9525</wp:posOffset>
            </wp:positionV>
            <wp:extent cx="7555230" cy="10687050"/>
            <wp:effectExtent l="19050" t="0" r="7620" b="0"/>
            <wp:wrapNone/>
            <wp:docPr id="5" name="Image 4"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8" cstate="print"/>
                    <a:stretch>
                      <a:fillRect/>
                    </a:stretch>
                  </pic:blipFill>
                  <pic:spPr>
                    <a:xfrm>
                      <a:off x="0" y="0"/>
                      <a:ext cx="7555230" cy="10687050"/>
                    </a:xfrm>
                    <a:prstGeom prst="rect">
                      <a:avLst/>
                    </a:prstGeom>
                  </pic:spPr>
                </pic:pic>
              </a:graphicData>
            </a:graphic>
          </wp:anchor>
        </w:drawing>
      </w:r>
    </w:p>
    <w:p w:rsidR="009C16DD" w:rsidRPr="00094771" w:rsidRDefault="00DA0E58" w:rsidP="009C16DD">
      <w:pPr>
        <w:jc w:val="center"/>
        <w:rPr>
          <w:rFonts w:ascii="Univers CE 45 Light" w:eastAsiaTheme="minorHAnsi" w:hAnsi="Univers CE 45 Light" w:cs="Arial"/>
          <w:color w:val="29404A"/>
          <w:sz w:val="23"/>
          <w:szCs w:val="23"/>
          <w:lang w:val="fr-FR"/>
        </w:rPr>
      </w:pPr>
      <w:r>
        <w:rPr>
          <w:rFonts w:ascii="Univers CE 45 Light" w:eastAsiaTheme="minorHAnsi" w:hAnsi="Univers CE 45 Light" w:cs="CMBX12"/>
          <w:color w:val="000000"/>
          <w:sz w:val="28"/>
          <w:szCs w:val="28"/>
          <w:lang w:val="fr-FR"/>
        </w:rPr>
        <w:lastRenderedPageBreak/>
        <w:t xml:space="preserve"> </w:t>
      </w:r>
    </w:p>
    <w:p w:rsidR="00D561C0" w:rsidRPr="003460CE" w:rsidRDefault="007C4AC6" w:rsidP="00D561C0">
      <w:pPr>
        <w:ind w:left="567"/>
        <w:jc w:val="center"/>
        <w:rPr>
          <w:rFonts w:ascii="Univers CE 45 Light" w:hAnsi="Univers CE 45 Light"/>
          <w:b/>
          <w:sz w:val="24"/>
          <w:szCs w:val="19"/>
        </w:rPr>
      </w:pPr>
      <w:r>
        <w:rPr>
          <w:rFonts w:ascii="Univers CE 45 Light" w:eastAsiaTheme="minorHAnsi" w:hAnsi="Univers CE 45 Light" w:cs="CMBX12"/>
          <w:noProof/>
          <w:color w:val="000000"/>
          <w:sz w:val="28"/>
          <w:szCs w:val="28"/>
          <w:lang w:val="fr-FR" w:eastAsia="fr-FR"/>
        </w:rPr>
        <w:pict>
          <v:shape id="Text Box 14" o:spid="_x0000_s1029" type="#_x0000_t202" style="position:absolute;left:0;text-align:left;margin-left:39pt;margin-top:121.8pt;width:506.05pt;height:54.7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" strokecolor="white [3212]">
            <v:textbox style="mso-next-textbox:#Text Box 14">
              <w:txbxContent>
                <w:p w:rsidR="003F46AF" w:rsidRPr="00503478" w:rsidRDefault="003F46AF" w:rsidP="00DA0E58">
                  <w:pPr>
                    <w:jc w:val="center"/>
                    <w:rPr>
                      <w:rStyle w:val="Titre1Car"/>
                      <w:sz w:val="24"/>
                      <w:szCs w:val="26"/>
                    </w:rPr>
                  </w:pPr>
                </w:p>
                <w:p w:rsidR="003F46AF" w:rsidRPr="000B4C11" w:rsidRDefault="003F46AF" w:rsidP="00DA0E58">
                  <w:pPr>
                    <w:jc w:val="center"/>
                    <w:rPr>
                      <w:rFonts w:ascii="Univers 55" w:hAnsi="Univers 55"/>
                      <w:sz w:val="19"/>
                      <w:szCs w:val="19"/>
                    </w:rPr>
                  </w:pPr>
                  <w:r>
                    <w:rPr>
                      <w:rFonts w:ascii="Univers CE 45 Light" w:hAnsi="Univers CE 45 Light"/>
                      <w:bCs/>
                      <w:sz w:val="24"/>
                      <w:szCs w:val="54"/>
                      <w:lang w:val="fr-FR"/>
                    </w:rPr>
                    <w:t xml:space="preserve"> </w:t>
                  </w:r>
                </w:p>
                <w:p w:rsidR="003F46AF" w:rsidRPr="00094771" w:rsidRDefault="003F46AF" w:rsidP="00DA0E58">
                  <w:pPr>
                    <w:rPr>
                      <w:sz w:val="19"/>
                      <w:szCs w:val="19"/>
                    </w:rPr>
                  </w:pPr>
                </w:p>
              </w:txbxContent>
            </v:textbox>
          </v:shape>
        </w:pict>
      </w:r>
      <w:sdt>
        <w:sdtPr>
          <w:rPr>
            <w:rFonts w:ascii="Univers CE 45 Light" w:hAnsi="Univers CE 45 Light"/>
            <w:b/>
            <w:sz w:val="24"/>
            <w:szCs w:val="19"/>
          </w:rPr>
          <w:alias w:val="Titre "/>
          <w:id w:val="3485556"/>
          <w:placeholder>
            <w:docPart w:val="98BE4B067DE24494950D5D8984F6BEF4"/>
          </w:placeholder>
          <w:dataBinding w:prefixMappings="xmlns:ns0='http://purl.org/dc/elements/1.1/' xmlns:ns1='http://schemas.openxmlformats.org/package/2006/metadata/core-properties' " w:xpath="/ns1:coreProperties[1]/ns0:title[1]" w:storeItemID="{6C3C8BC8-F283-45AE-878A-BAB7291924A1}"/>
          <w:text/>
        </w:sdtPr>
        <w:sdtEndPr/>
        <w:sdtContent>
          <w:r w:rsidR="006F0072">
            <w:rPr>
              <w:rFonts w:ascii="Univers CE 45 Light" w:hAnsi="Univers CE 45 Light"/>
              <w:b/>
              <w:sz w:val="24"/>
              <w:szCs w:val="19"/>
              <w:lang w:val="fr-FR"/>
            </w:rPr>
            <w:t>What is GigaSpace / GigaVoxels ?</w:t>
          </w:r>
        </w:sdtContent>
      </w:sdt>
    </w:p>
    <w:p w:rsidR="00DA0E58" w:rsidRPr="003460CE" w:rsidRDefault="00DA0E58" w:rsidP="00D561C0">
      <w:pPr>
        <w:spacing w:after="200" w:line="276" w:lineRule="auto"/>
        <w:ind w:left="567"/>
        <w:jc w:val="left"/>
        <w:rPr>
          <w:rFonts w:ascii="Univers CE 45 Light" w:eastAsiaTheme="minorHAnsi" w:hAnsi="Univers CE 45 Light" w:cs="Arial"/>
          <w:color w:val="29404A"/>
          <w:sz w:val="23"/>
          <w:szCs w:val="23"/>
        </w:rPr>
      </w:pPr>
    </w:p>
    <w:p w:rsidR="00D561C0" w:rsidRPr="001710F9" w:rsidRDefault="00D561C0" w:rsidP="001710F9">
      <w:pPr>
        <w:ind w:left="567"/>
        <w:rPr>
          <w:rFonts w:ascii="Univers 55" w:hAnsi="Univers 55"/>
          <w:sz w:val="19"/>
          <w:szCs w:val="19"/>
        </w:rPr>
      </w:pPr>
      <w:r w:rsidRPr="001710F9">
        <w:rPr>
          <w:rFonts w:ascii="Univers 55" w:hAnsi="Univers 55"/>
          <w:b/>
          <w:sz w:val="19"/>
          <w:szCs w:val="19"/>
        </w:rPr>
        <w:t>Résumé :</w:t>
      </w:r>
      <w:r w:rsidRPr="001710F9">
        <w:rPr>
          <w:rFonts w:ascii="Univers 55" w:hAnsi="Univers 55"/>
          <w:sz w:val="19"/>
          <w:szCs w:val="19"/>
        </w:rPr>
        <w:t xml:space="preserve">  </w:t>
      </w:r>
      <w:sdt>
        <w:sdtPr>
          <w:rPr>
            <w:rFonts w:ascii="Univers 55" w:hAnsi="Univers 55"/>
            <w:sz w:val="19"/>
            <w:szCs w:val="19"/>
          </w:rPr>
          <w:alias w:val="Résumé"/>
          <w:id w:val="3485649"/>
          <w:placeholder>
            <w:docPart w:val="2E7337D571E34048960E33784E0F44E6"/>
          </w:placeholder>
          <w:dataBinding w:prefixMappings="xmlns:ns0='http://schemas.microsoft.com/office/2006/coverPageProps' " w:xpath="/ns0:CoverPageProperties[1]/ns0:Abstract[1]" w:storeItemID="{55AF091B-3C7A-41E3-B477-F2FDAA23CFDA}"/>
          <w:text/>
        </w:sdtPr>
        <w:sdtEndPr/>
        <w:sdtContent>
          <w:r w:rsidR="001710F9" w:rsidRPr="001710F9">
            <w:rPr>
              <w:rFonts w:ascii="Univers 55" w:hAnsi="Univers 55"/>
              <w:sz w:val="19"/>
              <w:szCs w:val="19"/>
            </w:rPr>
            <w:t xml:space="preserve">This is the GigaVoxels library programming guide for </w:t>
          </w:r>
          <w:r w:rsidR="00ED0C50" w:rsidRPr="001710F9">
            <w:rPr>
              <w:rFonts w:ascii="Univers 55" w:hAnsi="Univers 55"/>
              <w:sz w:val="19"/>
              <w:szCs w:val="19"/>
            </w:rPr>
            <w:t>developers</w:t>
          </w:r>
          <w:r w:rsidR="002D4037" w:rsidRPr="001710F9">
            <w:rPr>
              <w:rFonts w:ascii="Univers 55" w:hAnsi="Univers 55"/>
              <w:sz w:val="19"/>
              <w:szCs w:val="19"/>
            </w:rPr>
            <w:t>.</w:t>
          </w:r>
          <w:r w:rsidR="001710F9" w:rsidRPr="001710F9">
            <w:rPr>
              <w:rFonts w:ascii="Univers 55" w:hAnsi="Univers 55"/>
              <w:sz w:val="19"/>
              <w:szCs w:val="19"/>
            </w:rPr>
            <w:t xml:space="preserve"> </w:t>
          </w:r>
          <w:r w:rsidR="001710F9">
            <w:rPr>
              <w:rFonts w:ascii="Univers 55" w:hAnsi="Univers 55"/>
              <w:sz w:val="19"/>
              <w:szCs w:val="19"/>
            </w:rPr>
            <w:t>It is an deep insight for make benefit glorious nation of voxels worshipers.</w:t>
          </w:r>
        </w:sdtContent>
      </w:sdt>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D561C0" w:rsidRPr="001710F9" w:rsidRDefault="00D561C0" w:rsidP="00D561C0">
      <w:pPr>
        <w:spacing w:before="120"/>
        <w:ind w:left="567"/>
        <w:rPr>
          <w:rFonts w:ascii="Univers 55" w:hAnsi="Univers 55"/>
          <w:b/>
          <w:sz w:val="19"/>
          <w:szCs w:val="19"/>
        </w:rPr>
      </w:pPr>
    </w:p>
    <w:p w:rsidR="00241F69" w:rsidRPr="00BC28BB" w:rsidRDefault="00D561C0" w:rsidP="005313A7">
      <w:pPr>
        <w:spacing w:before="120"/>
        <w:ind w:left="426"/>
        <w:rPr>
          <w:rFonts w:ascii="Univers 55" w:hAnsi="Univers 55"/>
          <w:sz w:val="19"/>
          <w:szCs w:val="19"/>
          <w:lang w:val="fr-FR"/>
        </w:rPr>
      </w:pPr>
      <w:r w:rsidRPr="00BC28BB">
        <w:rPr>
          <w:rFonts w:ascii="Univers 55" w:hAnsi="Univers 55"/>
          <w:b/>
          <w:sz w:val="19"/>
          <w:szCs w:val="19"/>
          <w:lang w:val="fr-FR"/>
        </w:rPr>
        <w:t>Mots clés :</w:t>
      </w:r>
      <w:r w:rsidR="00241F69" w:rsidRPr="00BC28BB">
        <w:rPr>
          <w:rFonts w:ascii="Univers 55" w:hAnsi="Univers 55"/>
          <w:sz w:val="19"/>
          <w:szCs w:val="19"/>
          <w:lang w:val="fr-FR"/>
        </w:rPr>
        <w:t xml:space="preserve"> insérez ici les mots-clés en </w:t>
      </w:r>
      <w:r w:rsidR="005313A7" w:rsidRPr="00BC28BB">
        <w:rPr>
          <w:rFonts w:ascii="Univers 55" w:hAnsi="Univers 55"/>
          <w:sz w:val="19"/>
          <w:szCs w:val="19"/>
          <w:lang w:val="fr-FR"/>
        </w:rPr>
        <w:t>français</w:t>
      </w:r>
    </w:p>
    <w:p w:rsidR="00D561C0" w:rsidRDefault="00D561C0" w:rsidP="005313A7">
      <w:pPr>
        <w:spacing w:after="200" w:line="276" w:lineRule="auto"/>
        <w:ind w:left="426"/>
        <w:jc w:val="left"/>
        <w:rPr>
          <w:rFonts w:ascii="Univers CE 45 Light" w:eastAsiaTheme="minorHAnsi" w:hAnsi="Univers CE 45 Light" w:cs="Arial"/>
          <w:color w:val="29404A"/>
          <w:sz w:val="23"/>
          <w:szCs w:val="23"/>
          <w:lang w:val="fr-FR"/>
        </w:rPr>
        <w:sectPr w:rsidR="00D561C0" w:rsidSect="00D561C0">
          <w:headerReference w:type="default" r:id="rId19"/>
          <w:headerReference w:type="first" r:id="rId20"/>
          <w:pgSz w:w="11906" w:h="16838"/>
          <w:pgMar w:top="2552" w:right="1133" w:bottom="244" w:left="249" w:header="0" w:footer="0" w:gutter="0"/>
          <w:cols w:space="708"/>
          <w:titlePg/>
          <w:docGrid w:linePitch="360"/>
        </w:sectPr>
      </w:pPr>
    </w:p>
    <w:p w:rsidR="009C16DD" w:rsidRPr="00905E3B" w:rsidRDefault="00892AEA">
      <w:pPr>
        <w:spacing w:after="200" w:line="276" w:lineRule="auto"/>
        <w:jc w:val="left"/>
        <w:rPr>
          <w:rFonts w:ascii="Univers CE 45 Light" w:eastAsiaTheme="minorHAnsi" w:hAnsi="Univers CE 45 Light" w:cs="Arial"/>
          <w:b/>
          <w:color w:val="29404A"/>
          <w:sz w:val="23"/>
          <w:szCs w:val="23"/>
          <w:lang w:val="fr-FR"/>
        </w:rPr>
      </w:pPr>
      <w:r>
        <w:rPr>
          <w:rFonts w:ascii="Univers CE 45 Light" w:eastAsiaTheme="minorHAnsi" w:hAnsi="Univers CE 45 Light" w:cs="Arial"/>
          <w:b/>
          <w:color w:val="29404A"/>
          <w:sz w:val="23"/>
          <w:szCs w:val="23"/>
          <w:lang w:val="fr-FR"/>
        </w:rPr>
        <w:lastRenderedPageBreak/>
        <w:t xml:space="preserve"> </w:t>
      </w:r>
    </w:p>
    <w:p w:rsidR="00892AEA" w:rsidRDefault="00892AEA">
      <w:pPr>
        <w:spacing w:after="200" w:line="276" w:lineRule="auto"/>
        <w:jc w:val="left"/>
        <w:rPr>
          <w:rFonts w:ascii="Univers CE 45 Light" w:hAnsi="Univers CE 45 Light"/>
          <w:lang w:val="fr-FR"/>
        </w:rPr>
      </w:pPr>
    </w:p>
    <w:p w:rsidR="00892AEA" w:rsidRDefault="00892AEA">
      <w:pPr>
        <w:spacing w:after="200" w:line="276" w:lineRule="auto"/>
        <w:jc w:val="left"/>
        <w:rPr>
          <w:rFonts w:ascii="Univers CE 45 Light" w:hAnsi="Univers CE 45 Light"/>
          <w:lang w:val="fr-FR"/>
        </w:rPr>
      </w:pPr>
    </w:p>
    <w:sdt>
      <w:sdtPr>
        <w:id w:val="-447547777"/>
        <w:docPartObj>
          <w:docPartGallery w:val="Table of Contents"/>
          <w:docPartUnique/>
        </w:docPartObj>
      </w:sdtPr>
      <w:sdtEndPr>
        <w:rPr>
          <w:rFonts w:ascii="Times New Roman" w:eastAsia="Times New Roman" w:hAnsi="Times New Roman" w:cs="Times New Roman"/>
          <w:color w:val="auto"/>
          <w:sz w:val="20"/>
          <w:szCs w:val="20"/>
          <w:lang w:val="en-US"/>
        </w:rPr>
      </w:sdtEndPr>
      <w:sdtContent>
        <w:p w:rsidR="003C1016" w:rsidRDefault="003C1016">
          <w:pPr>
            <w:pStyle w:val="En-ttedetabledesmatires"/>
          </w:pPr>
          <w:r>
            <w:t>Contenu</w:t>
          </w:r>
        </w:p>
        <w:p w:rsidR="003C1016" w:rsidRDefault="003C1016">
          <w:pPr>
            <w:pStyle w:val="TM1"/>
            <w:rPr>
              <w:rFonts w:asciiTheme="minorHAnsi" w:eastAsiaTheme="minorEastAsia" w:hAnsiTheme="minorHAnsi" w:cstheme="minorBidi"/>
              <w:noProof/>
              <w:sz w:val="22"/>
              <w:szCs w:val="22"/>
              <w:lang w:val="fr-FR" w:eastAsia="fr-FR"/>
            </w:rPr>
          </w:pPr>
          <w:r>
            <w:fldChar w:fldCharType="begin"/>
          </w:r>
          <w:r>
            <w:instrText xml:space="preserve"> TOC \o "1-3" \h \z \u </w:instrText>
          </w:r>
          <w:r>
            <w:fldChar w:fldCharType="separate"/>
          </w:r>
          <w:hyperlink w:anchor="_Toc387863713" w:history="1">
            <w:r w:rsidRPr="004E561E">
              <w:rPr>
                <w:rStyle w:val="Lienhypertexte"/>
                <w:noProof/>
              </w:rPr>
              <w:t>I.</w:t>
            </w:r>
            <w:r>
              <w:rPr>
                <w:rFonts w:asciiTheme="minorHAnsi" w:eastAsiaTheme="minorEastAsia" w:hAnsiTheme="minorHAnsi" w:cstheme="minorBidi"/>
                <w:noProof/>
                <w:sz w:val="22"/>
                <w:szCs w:val="22"/>
                <w:lang w:val="fr-FR" w:eastAsia="fr-FR"/>
              </w:rPr>
              <w:tab/>
            </w:r>
            <w:r w:rsidRPr="004E561E">
              <w:rPr>
                <w:rStyle w:val="Lienhypertexte"/>
                <w:noProof/>
              </w:rPr>
              <w:t>Introduction</w:t>
            </w:r>
            <w:r>
              <w:rPr>
                <w:noProof/>
                <w:webHidden/>
              </w:rPr>
              <w:tab/>
            </w:r>
            <w:r>
              <w:rPr>
                <w:noProof/>
                <w:webHidden/>
              </w:rPr>
              <w:fldChar w:fldCharType="begin"/>
            </w:r>
            <w:r>
              <w:rPr>
                <w:noProof/>
                <w:webHidden/>
              </w:rPr>
              <w:instrText xml:space="preserve"> PAGEREF _Toc387863713 \h </w:instrText>
            </w:r>
            <w:r>
              <w:rPr>
                <w:noProof/>
                <w:webHidden/>
              </w:rPr>
            </w:r>
            <w:r>
              <w:rPr>
                <w:noProof/>
                <w:webHidden/>
              </w:rPr>
              <w:fldChar w:fldCharType="separate"/>
            </w:r>
            <w:r>
              <w:rPr>
                <w:noProof/>
                <w:webHidden/>
              </w:rPr>
              <w:t>5</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4" w:history="1">
            <w:r w:rsidRPr="004E561E">
              <w:rPr>
                <w:rStyle w:val="Lienhypertexte"/>
                <w:noProof/>
              </w:rPr>
              <w:t>II.</w:t>
            </w:r>
            <w:r>
              <w:rPr>
                <w:rFonts w:asciiTheme="minorHAnsi" w:eastAsiaTheme="minorEastAsia" w:hAnsiTheme="minorHAnsi" w:cstheme="minorBidi"/>
                <w:noProof/>
                <w:sz w:val="22"/>
                <w:szCs w:val="22"/>
                <w:lang w:val="fr-FR" w:eastAsia="fr-FR"/>
              </w:rPr>
              <w:tab/>
            </w:r>
            <w:r w:rsidRPr="004E561E">
              <w:rPr>
                <w:rStyle w:val="Lienhypertexte"/>
                <w:noProof/>
              </w:rPr>
              <w:t>GigaVoxels</w:t>
            </w:r>
            <w:r>
              <w:rPr>
                <w:noProof/>
                <w:webHidden/>
              </w:rPr>
              <w:tab/>
            </w:r>
            <w:r>
              <w:rPr>
                <w:noProof/>
                <w:webHidden/>
              </w:rPr>
              <w:fldChar w:fldCharType="begin"/>
            </w:r>
            <w:r>
              <w:rPr>
                <w:noProof/>
                <w:webHidden/>
              </w:rPr>
              <w:instrText xml:space="preserve"> PAGEREF _Toc387863714 \h </w:instrText>
            </w:r>
            <w:r>
              <w:rPr>
                <w:noProof/>
                <w:webHidden/>
              </w:rPr>
            </w:r>
            <w:r>
              <w:rPr>
                <w:noProof/>
                <w:webHidden/>
              </w:rPr>
              <w:fldChar w:fldCharType="separate"/>
            </w:r>
            <w:r>
              <w:rPr>
                <w:noProof/>
                <w:webHidden/>
              </w:rPr>
              <w:t>6</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5" w:history="1">
            <w:r w:rsidRPr="004E561E">
              <w:rPr>
                <w:rStyle w:val="Lienhypertexte"/>
                <w:noProof/>
              </w:rPr>
              <w:t>III.</w:t>
            </w:r>
            <w:r>
              <w:rPr>
                <w:rFonts w:asciiTheme="minorHAnsi" w:eastAsiaTheme="minorEastAsia" w:hAnsiTheme="minorHAnsi" w:cstheme="minorBidi"/>
                <w:noProof/>
                <w:sz w:val="22"/>
                <w:szCs w:val="22"/>
                <w:lang w:val="fr-FR" w:eastAsia="fr-FR"/>
              </w:rPr>
              <w:tab/>
            </w:r>
            <w:r w:rsidRPr="004E561E">
              <w:rPr>
                <w:rStyle w:val="Lienhypertexte"/>
                <w:noProof/>
              </w:rPr>
              <w:t>GigaSpace</w:t>
            </w:r>
            <w:r>
              <w:rPr>
                <w:noProof/>
                <w:webHidden/>
              </w:rPr>
              <w:tab/>
            </w:r>
            <w:r>
              <w:rPr>
                <w:noProof/>
                <w:webHidden/>
              </w:rPr>
              <w:fldChar w:fldCharType="begin"/>
            </w:r>
            <w:r>
              <w:rPr>
                <w:noProof/>
                <w:webHidden/>
              </w:rPr>
              <w:instrText xml:space="preserve"> PAGEREF _Toc387863715 \h </w:instrText>
            </w:r>
            <w:r>
              <w:rPr>
                <w:noProof/>
                <w:webHidden/>
              </w:rPr>
            </w:r>
            <w:r>
              <w:rPr>
                <w:noProof/>
                <w:webHidden/>
              </w:rPr>
              <w:fldChar w:fldCharType="separate"/>
            </w:r>
            <w:r>
              <w:rPr>
                <w:noProof/>
                <w:webHidden/>
              </w:rPr>
              <w:t>8</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6" w:history="1">
            <w:r w:rsidRPr="004E561E">
              <w:rPr>
                <w:rStyle w:val="Lienhypertexte"/>
                <w:noProof/>
              </w:rPr>
              <w:t>IV.</w:t>
            </w:r>
            <w:r>
              <w:rPr>
                <w:rFonts w:asciiTheme="minorHAnsi" w:eastAsiaTheme="minorEastAsia" w:hAnsiTheme="minorHAnsi" w:cstheme="minorBidi"/>
                <w:noProof/>
                <w:sz w:val="22"/>
                <w:szCs w:val="22"/>
                <w:lang w:val="fr-FR" w:eastAsia="fr-FR"/>
              </w:rPr>
              <w:tab/>
            </w:r>
            <w:r w:rsidRPr="004E561E">
              <w:rPr>
                <w:rStyle w:val="Lienhypertexte"/>
                <w:noProof/>
              </w:rPr>
              <w:t>CUDA vs OpenGL vs GLSL</w:t>
            </w:r>
            <w:r>
              <w:rPr>
                <w:noProof/>
                <w:webHidden/>
              </w:rPr>
              <w:tab/>
            </w:r>
            <w:r>
              <w:rPr>
                <w:noProof/>
                <w:webHidden/>
              </w:rPr>
              <w:fldChar w:fldCharType="begin"/>
            </w:r>
            <w:r>
              <w:rPr>
                <w:noProof/>
                <w:webHidden/>
              </w:rPr>
              <w:instrText xml:space="preserve"> PAGEREF _Toc387863716 \h </w:instrText>
            </w:r>
            <w:r>
              <w:rPr>
                <w:noProof/>
                <w:webHidden/>
              </w:rPr>
            </w:r>
            <w:r>
              <w:rPr>
                <w:noProof/>
                <w:webHidden/>
              </w:rPr>
              <w:fldChar w:fldCharType="separate"/>
            </w:r>
            <w:r>
              <w:rPr>
                <w:noProof/>
                <w:webHidden/>
              </w:rPr>
              <w:t>9</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7" w:history="1">
            <w:r w:rsidRPr="004E561E">
              <w:rPr>
                <w:rStyle w:val="Lienhypertexte"/>
                <w:noProof/>
              </w:rPr>
              <w:t>V.</w:t>
            </w:r>
            <w:r>
              <w:rPr>
                <w:rFonts w:asciiTheme="minorHAnsi" w:eastAsiaTheme="minorEastAsia" w:hAnsiTheme="minorHAnsi" w:cstheme="minorBidi"/>
                <w:noProof/>
                <w:sz w:val="22"/>
                <w:szCs w:val="22"/>
                <w:lang w:val="fr-FR" w:eastAsia="fr-FR"/>
              </w:rPr>
              <w:tab/>
            </w:r>
            <w:r w:rsidRPr="004E561E">
              <w:rPr>
                <w:rStyle w:val="Lienhypertexte"/>
                <w:noProof/>
              </w:rPr>
              <w:t>History and roots of GigaVoxels</w:t>
            </w:r>
            <w:r>
              <w:rPr>
                <w:noProof/>
                <w:webHidden/>
              </w:rPr>
              <w:tab/>
            </w:r>
            <w:r>
              <w:rPr>
                <w:noProof/>
                <w:webHidden/>
              </w:rPr>
              <w:fldChar w:fldCharType="begin"/>
            </w:r>
            <w:r>
              <w:rPr>
                <w:noProof/>
                <w:webHidden/>
              </w:rPr>
              <w:instrText xml:space="preserve"> PAGEREF _Toc387863717 \h </w:instrText>
            </w:r>
            <w:r>
              <w:rPr>
                <w:noProof/>
                <w:webHidden/>
              </w:rPr>
            </w:r>
            <w:r>
              <w:rPr>
                <w:noProof/>
                <w:webHidden/>
              </w:rPr>
              <w:fldChar w:fldCharType="separate"/>
            </w:r>
            <w:r>
              <w:rPr>
                <w:noProof/>
                <w:webHidden/>
              </w:rPr>
              <w:t>10</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8" w:history="1">
            <w:r w:rsidRPr="004E561E">
              <w:rPr>
                <w:rStyle w:val="Lienhypertexte"/>
                <w:noProof/>
              </w:rPr>
              <w:t>Conclusion</w:t>
            </w:r>
            <w:r>
              <w:rPr>
                <w:noProof/>
                <w:webHidden/>
              </w:rPr>
              <w:tab/>
            </w:r>
            <w:r>
              <w:rPr>
                <w:noProof/>
                <w:webHidden/>
              </w:rPr>
              <w:fldChar w:fldCharType="begin"/>
            </w:r>
            <w:r>
              <w:rPr>
                <w:noProof/>
                <w:webHidden/>
              </w:rPr>
              <w:instrText xml:space="preserve"> PAGEREF _Toc387863718 \h </w:instrText>
            </w:r>
            <w:r>
              <w:rPr>
                <w:noProof/>
                <w:webHidden/>
              </w:rPr>
            </w:r>
            <w:r>
              <w:rPr>
                <w:noProof/>
                <w:webHidden/>
              </w:rPr>
              <w:fldChar w:fldCharType="separate"/>
            </w:r>
            <w:r>
              <w:rPr>
                <w:noProof/>
                <w:webHidden/>
              </w:rPr>
              <w:t>11</w:t>
            </w:r>
            <w:r>
              <w:rPr>
                <w:noProof/>
                <w:webHidden/>
              </w:rPr>
              <w:fldChar w:fldCharType="end"/>
            </w:r>
          </w:hyperlink>
        </w:p>
        <w:p w:rsidR="003C1016" w:rsidRDefault="003C1016">
          <w:pPr>
            <w:pStyle w:val="TM1"/>
            <w:rPr>
              <w:rFonts w:asciiTheme="minorHAnsi" w:eastAsiaTheme="minorEastAsia" w:hAnsiTheme="minorHAnsi" w:cstheme="minorBidi"/>
              <w:noProof/>
              <w:sz w:val="22"/>
              <w:szCs w:val="22"/>
              <w:lang w:val="fr-FR" w:eastAsia="fr-FR"/>
            </w:rPr>
          </w:pPr>
          <w:hyperlink w:anchor="_Toc387863719" w:history="1">
            <w:r w:rsidRPr="004E561E">
              <w:rPr>
                <w:rStyle w:val="Lienhypertexte"/>
                <w:noProof/>
              </w:rPr>
              <w:t>Bibliography</w:t>
            </w:r>
            <w:r>
              <w:rPr>
                <w:noProof/>
                <w:webHidden/>
              </w:rPr>
              <w:tab/>
            </w:r>
            <w:r>
              <w:rPr>
                <w:noProof/>
                <w:webHidden/>
              </w:rPr>
              <w:fldChar w:fldCharType="begin"/>
            </w:r>
            <w:r>
              <w:rPr>
                <w:noProof/>
                <w:webHidden/>
              </w:rPr>
              <w:instrText xml:space="preserve"> PAGEREF _Toc387863719 \h </w:instrText>
            </w:r>
            <w:r>
              <w:rPr>
                <w:noProof/>
                <w:webHidden/>
              </w:rPr>
            </w:r>
            <w:r>
              <w:rPr>
                <w:noProof/>
                <w:webHidden/>
              </w:rPr>
              <w:fldChar w:fldCharType="separate"/>
            </w:r>
            <w:r>
              <w:rPr>
                <w:noProof/>
                <w:webHidden/>
              </w:rPr>
              <w:t>12</w:t>
            </w:r>
            <w:r>
              <w:rPr>
                <w:noProof/>
                <w:webHidden/>
              </w:rPr>
              <w:fldChar w:fldCharType="end"/>
            </w:r>
          </w:hyperlink>
        </w:p>
        <w:p w:rsidR="003C1016" w:rsidRDefault="003C1016">
          <w:pPr>
            <w:rPr>
              <w:b/>
              <w:bCs/>
            </w:rPr>
          </w:pPr>
          <w:r>
            <w:rPr>
              <w:b/>
              <w:bCs/>
            </w:rPr>
            <w:fldChar w:fldCharType="end"/>
          </w:r>
        </w:p>
        <w:p w:rsidR="003C1016" w:rsidRDefault="003C1016" w:rsidP="003C1016">
          <w:r>
            <w:br w:type="page"/>
          </w:r>
        </w:p>
        <w:p w:rsidR="003C1016" w:rsidRDefault="003C1016"/>
      </w:sdtContent>
    </w:sdt>
    <w:p w:rsidR="00670B71" w:rsidRPr="00251B2A" w:rsidRDefault="006F0072" w:rsidP="00251B2A">
      <w:pPr>
        <w:pStyle w:val="Titre"/>
        <w:numPr>
          <w:ilvl w:val="0"/>
          <w:numId w:val="22"/>
        </w:numPr>
      </w:pPr>
      <w:bookmarkStart w:id="1" w:name="_Toc387863713"/>
      <w:r>
        <w:t>Introduction</w:t>
      </w:r>
      <w:bookmarkEnd w:id="1"/>
    </w:p>
    <w:p w:rsidR="00670B71" w:rsidRDefault="006F0072" w:rsidP="00237983">
      <w:pPr>
        <w:ind w:left="709" w:right="34"/>
        <w:rPr>
          <w:rFonts w:ascii="Univers CE 45 Light" w:hAnsi="Univers CE 45 Light"/>
          <w:sz w:val="19"/>
          <w:szCs w:val="19"/>
        </w:rPr>
      </w:pPr>
      <w:bookmarkStart w:id="2" w:name="_Ref496302728"/>
      <w:bookmarkStart w:id="3" w:name="_Ref479327947"/>
      <w:bookmarkStart w:id="4" w:name="_Ref479327857"/>
      <w:r>
        <w:rPr>
          <w:rFonts w:ascii="Univers CE 45 Light" w:hAnsi="Univers CE 45 Light"/>
          <w:sz w:val="19"/>
          <w:szCs w:val="19"/>
        </w:rPr>
        <w:t>…</w:t>
      </w:r>
    </w:p>
    <w:p w:rsidR="00A7171D" w:rsidRPr="00251B2A" w:rsidRDefault="006F0072" w:rsidP="00251B2A">
      <w:pPr>
        <w:pStyle w:val="Citationintense"/>
        <w:numPr>
          <w:ilvl w:val="0"/>
          <w:numId w:val="23"/>
        </w:numPr>
      </w:pPr>
      <w:r>
        <w:t>About this document</w:t>
      </w:r>
    </w:p>
    <w:p w:rsidR="00014497" w:rsidRDefault="0035365A" w:rsidP="00CC7D17">
      <w:pPr>
        <w:ind w:left="709" w:right="34"/>
        <w:rPr>
          <w:rFonts w:ascii="Univers CE 45 Light" w:hAnsi="Univers CE 45 Light"/>
          <w:sz w:val="19"/>
          <w:szCs w:val="19"/>
        </w:rPr>
      </w:pPr>
      <w:r>
        <w:rPr>
          <w:rFonts w:ascii="Univers CE 45 Light" w:hAnsi="Univers CE 45 Light"/>
          <w:sz w:val="19"/>
          <w:szCs w:val="19"/>
        </w:rPr>
        <w:t>This document explains what is GigaVoxels, its philosophy, its origin and how it extends to GigaSpace.</w:t>
      </w:r>
      <w:bookmarkStart w:id="5" w:name="_GoBack"/>
      <w:bookmarkEnd w:id="5"/>
    </w:p>
    <w:p w:rsidR="008F761A" w:rsidRPr="008F761A" w:rsidRDefault="008F761A" w:rsidP="008F761A">
      <w:pPr>
        <w:ind w:right="34"/>
        <w:rPr>
          <w:rFonts w:ascii="Univers CE 45 Light" w:hAnsi="Univers CE 45 Light"/>
          <w:sz w:val="19"/>
          <w:szCs w:val="19"/>
        </w:rPr>
      </w:pPr>
    </w:p>
    <w:p w:rsidR="008F761A" w:rsidRDefault="008F761A" w:rsidP="008F761A">
      <w:pPr>
        <w:spacing w:after="200" w:line="276" w:lineRule="auto"/>
        <w:jc w:val="left"/>
        <w:rPr>
          <w:rFonts w:ascii="Univers CE 45 Light" w:hAnsi="Univers CE 45 Light"/>
          <w:sz w:val="19"/>
          <w:szCs w:val="19"/>
        </w:rPr>
      </w:pPr>
      <w:r>
        <w:rPr>
          <w:rFonts w:ascii="Univers CE 45 Light" w:hAnsi="Univers CE 45 Light"/>
          <w:sz w:val="19"/>
          <w:szCs w:val="19"/>
        </w:rPr>
        <w:br w:type="page"/>
      </w:r>
    </w:p>
    <w:p w:rsidR="006F0072" w:rsidRPr="00251B2A" w:rsidRDefault="006F0072" w:rsidP="006F0072">
      <w:pPr>
        <w:pStyle w:val="Titre"/>
        <w:numPr>
          <w:ilvl w:val="0"/>
          <w:numId w:val="22"/>
        </w:numPr>
      </w:pPr>
      <w:bookmarkStart w:id="6" w:name="_Toc387863714"/>
      <w:r>
        <w:lastRenderedPageBreak/>
        <w:t>GigaVoxels</w:t>
      </w:r>
      <w:bookmarkEnd w:id="6"/>
    </w:p>
    <w:p w:rsidR="006F0072" w:rsidRDefault="006F0072" w:rsidP="006F0072">
      <w:pPr>
        <w:ind w:left="709" w:right="34"/>
        <w:rPr>
          <w:rFonts w:ascii="Univers CE 45 Light" w:hAnsi="Univers CE 45 Light"/>
          <w:sz w:val="19"/>
          <w:szCs w:val="19"/>
        </w:rPr>
      </w:pPr>
      <w:r w:rsidRPr="00D51F16">
        <w:rPr>
          <w:rFonts w:ascii="Univers CE 45 Light" w:hAnsi="Univers CE 45 Light"/>
          <w:sz w:val="19"/>
          <w:szCs w:val="19"/>
        </w:rPr>
        <w:t>Gigavoxels is an open library made for GPU-based real-time quality rendering of very detailed and wide objects and scenes (not necessarily fuzzy or transparent). It can easily be mixed with ordinary OpenGL objects and scenes. Its secret lies in lazy evaluation: chunks of data are loaded or generated only once proven necessary for the image and only at necessary resolution. Then, they are kept in a LRU cache on GPU for next frames. Thus, hidden data have no impact at all for management, storage and rendering. Similarly, high details have no impact on cost as well as aliasing if smaller than pixel size. Gigavoxels allows to do easily the simple things, and also permits a progressive exposure of the engine depending of the customization you need. It is provided with plenty of examples to illustrate possibilities and variants, and to ease your tests and prototyping by copy-pasting.</w:t>
      </w:r>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D816D5">
        <w:rPr>
          <w:rFonts w:ascii="Univers CE 45 Light" w:hAnsi="Univers CE 45 Light"/>
          <w:sz w:val="19"/>
          <w:szCs w:val="19"/>
        </w:rPr>
        <w:t>In the most basic usage, you are already happy with what does one of the examples (good for you: nothing to code !)</w:t>
      </w:r>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D816D5">
        <w:rPr>
          <w:rFonts w:ascii="Univers CE 45 Light" w:hAnsi="Univers CE 45 Light"/>
          <w:sz w:val="19"/>
          <w:szCs w:val="19"/>
        </w:rPr>
        <w:t>The most basic programming usage consists in writing the callback producer function that GigaVoxels will call at the last moment to obtain data for a given cube of space at a given resolution. This function has one part on CPU side and one part on GPU side. You might simply want to transfer data from CPU to GPU, or possibly to unpack or amplify it on GPU side. You might also generates it procedurally, or convert the requested chunk of data* from another shape structure already present in GPU memory (e.g., a VBO). footnote*: The basic use of Gigavoxels considers voxel grids since it is especially efficient to render complex data on a screen-oriented strategy: data are visited directly and in depth order without having to consider or sort any other data, while OpenGL - which is scene-oriented - has to visit and screen-project all existing elements, an especially inefficient strategy for highly complex scenes. LOD and antialiasing is just a piece of cake using voxels, and soft-shadows as well as depth-of-field are easy to obtain - and indeed, faster than sharp images. So, your producer might be a local voxelizer of a large VBO - BTW, we provide one.</w:t>
      </w:r>
    </w:p>
    <w:p w:rsidR="009925C7" w:rsidRDefault="009925C7" w:rsidP="006F0072">
      <w:pPr>
        <w:ind w:left="709" w:right="34"/>
        <w:rPr>
          <w:rFonts w:ascii="Univers CE 45 Light" w:hAnsi="Univers CE 45 Light"/>
          <w:sz w:val="19"/>
          <w:szCs w:val="19"/>
        </w:rPr>
      </w:pPr>
    </w:p>
    <w:p w:rsidR="006F0072" w:rsidRPr="000D4A65" w:rsidRDefault="006F0072" w:rsidP="006F0072">
      <w:pPr>
        <w:ind w:left="709" w:right="34"/>
        <w:rPr>
          <w:rFonts w:ascii="Univers CE 45 Light" w:hAnsi="Univers CE 45 Light"/>
          <w:sz w:val="19"/>
          <w:szCs w:val="19"/>
        </w:rPr>
      </w:pPr>
      <w:r w:rsidRPr="000D4A65">
        <w:rPr>
          <w:rFonts w:ascii="Univers CE 45 Light" w:hAnsi="Univers CE 45 Light"/>
          <w:sz w:val="19"/>
          <w:szCs w:val="19"/>
        </w:rPr>
        <w:t>You probably also want to add a user-defined voxel shader to tweak the data on the fly or simply to tune the appearance. In particular, it is up to you to chose what should be generated on GPU, in the producer or in the voxel shader, depending on your preferred balance between storage, performances and needs of immediate change. E.g., if you want to let a user play with a color LUT or tune hypertexture parameters, this should be done in the voxel shader for immediate feedback. But if these are fixed, rendering will be faster if data is all-cooked in the producer and kept ready-to-use in cache.</w:t>
      </w:r>
    </w:p>
    <w:p w:rsidR="009925C7" w:rsidRDefault="009925C7" w:rsidP="006F0072">
      <w:pPr>
        <w:ind w:left="709" w:right="34"/>
        <w:rPr>
          <w:rFonts w:ascii="Univers CE 45 Light" w:hAnsi="Univers CE 45 Light"/>
          <w:sz w:val="19"/>
          <w:szCs w:val="19"/>
        </w:rPr>
      </w:pPr>
    </w:p>
    <w:p w:rsidR="006F0072" w:rsidRPr="000D4A65" w:rsidRDefault="006F0072" w:rsidP="006F0072">
      <w:pPr>
        <w:ind w:left="709" w:right="34"/>
        <w:rPr>
          <w:rFonts w:ascii="Univers CE 45 Light" w:hAnsi="Univers CE 45 Light"/>
          <w:sz w:val="19"/>
          <w:szCs w:val="19"/>
        </w:rPr>
      </w:pPr>
      <w:r w:rsidRPr="000D4A65">
        <w:rPr>
          <w:rFonts w:ascii="Univers CE 45 Light" w:hAnsi="Univers CE 45 Light"/>
          <w:sz w:val="19"/>
          <w:szCs w:val="19"/>
        </w:rPr>
        <w:lastRenderedPageBreak/>
        <w:t>You might want to treat non-RGB values, or not on a simple way. Gigavoxels let you easily define the typing of voxel data. You can also customize pre and post-rendering tasks, various early tests, hints, and flag for preferred behaviors (e.g., priority strategy in strict-realtime).</w:t>
      </w:r>
    </w:p>
    <w:p w:rsidR="009925C7" w:rsidRDefault="009925C7" w:rsidP="006F0072">
      <w:pPr>
        <w:ind w:left="709" w:right="34"/>
        <w:rPr>
          <w:rFonts w:ascii="Univers CE 45 Light" w:hAnsi="Univers CE 45 Light"/>
          <w:sz w:val="19"/>
          <w:szCs w:val="19"/>
        </w:rPr>
      </w:pPr>
    </w:p>
    <w:p w:rsidR="006F0072" w:rsidRDefault="006F0072" w:rsidP="006F0072">
      <w:pPr>
        <w:ind w:left="709" w:right="34"/>
        <w:rPr>
          <w:rFonts w:ascii="Univers CE 45 Light" w:hAnsi="Univers CE 45 Light"/>
          <w:sz w:val="19"/>
          <w:szCs w:val="19"/>
        </w:rPr>
      </w:pPr>
      <w:r w:rsidRPr="000D4A65">
        <w:rPr>
          <w:rFonts w:ascii="Univers CE 45 Light" w:hAnsi="Univers CE 45 Light"/>
          <w:sz w:val="19"/>
          <w:szCs w:val="19"/>
        </w:rPr>
        <w:t>The basic Gigavoxels relies on octree dynamic partitionning of space, which nodes corresponds to voxel bricks - if space is not empty there. But indeed, you can prefer another space partitionning scheme, such as N^3-tree, k-d tree, or even BSP-tree. You can also prefer to store something else than voxels in the local data chunck, like e.g., a piece of mesh.</w:t>
      </w:r>
    </w:p>
    <w:p w:rsidR="006F0072" w:rsidRPr="008F761A" w:rsidRDefault="006F0072" w:rsidP="006F0072">
      <w:pPr>
        <w:ind w:right="34"/>
        <w:rPr>
          <w:rFonts w:ascii="Univers CE 45 Light" w:hAnsi="Univers CE 45 Light"/>
          <w:sz w:val="19"/>
          <w:szCs w:val="19"/>
        </w:rPr>
      </w:pPr>
    </w:p>
    <w:p w:rsidR="005A4E93" w:rsidRDefault="005A4E93"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F761A" w:rsidRDefault="008F761A" w:rsidP="005A4E93">
      <w:pPr>
        <w:pStyle w:val="Paragraphedeliste"/>
        <w:ind w:left="1429" w:right="34"/>
        <w:rPr>
          <w:rFonts w:ascii="Univers CE 45 Light" w:hAnsi="Univers CE 45 Light"/>
          <w:sz w:val="19"/>
          <w:szCs w:val="19"/>
        </w:rPr>
      </w:pPr>
    </w:p>
    <w:p w:rsidR="0080086B" w:rsidRPr="00251B2A" w:rsidRDefault="00DB7C62" w:rsidP="0080086B">
      <w:pPr>
        <w:pStyle w:val="Titre"/>
        <w:numPr>
          <w:ilvl w:val="0"/>
          <w:numId w:val="22"/>
        </w:numPr>
      </w:pPr>
      <w:bookmarkStart w:id="7" w:name="_Ref496302621"/>
      <w:bookmarkStart w:id="8" w:name="_Toc318708373"/>
      <w:bookmarkEnd w:id="2"/>
      <w:r>
        <w:br w:type="page"/>
      </w:r>
      <w:bookmarkStart w:id="9" w:name="_Toc387863715"/>
      <w:r w:rsidR="0080086B">
        <w:lastRenderedPageBreak/>
        <w:t>Giga</w:t>
      </w:r>
      <w:r w:rsidR="0080086B">
        <w:t>Space</w:t>
      </w:r>
      <w:bookmarkEnd w:id="9"/>
    </w:p>
    <w:p w:rsidR="0080086B" w:rsidRDefault="00E601C4" w:rsidP="0080086B">
      <w:pPr>
        <w:ind w:left="709" w:right="34"/>
        <w:rPr>
          <w:rFonts w:ascii="Univers CE 45 Light" w:hAnsi="Univers CE 45 Light"/>
          <w:sz w:val="19"/>
          <w:szCs w:val="19"/>
        </w:rPr>
      </w:pPr>
      <w:r w:rsidRPr="00E601C4">
        <w:rPr>
          <w:rFonts w:ascii="Univers CE 45 Light" w:hAnsi="Univers CE 45 Light"/>
          <w:sz w:val="19"/>
          <w:szCs w:val="19"/>
        </w:rPr>
        <w:t>Gigaspace: May be you got it; Gigavoxels and Gigaspace are one and same thing. Gigaspace is just the generalized way of seeing the tool. So, let's now present it the general way: Gigaspace is an open GPU-based library for the efficient data management of huge data. It consists of a set of 4 components, all customizable:</w:t>
      </w:r>
    </w:p>
    <w:p w:rsidR="009925C7" w:rsidRDefault="009925C7" w:rsidP="0080086B">
      <w:pPr>
        <w:ind w:left="709" w:right="34"/>
        <w:rPr>
          <w:rFonts w:ascii="Univers CE 45 Light" w:hAnsi="Univers CE 45 Light"/>
          <w:sz w:val="19"/>
          <w:szCs w:val="19"/>
        </w:rPr>
      </w:pPr>
    </w:p>
    <w:p w:rsidR="0080086B" w:rsidRDefault="00E601C4" w:rsidP="0080086B">
      <w:pPr>
        <w:ind w:left="709" w:right="34"/>
        <w:rPr>
          <w:rFonts w:ascii="Univers CE 45 Light" w:hAnsi="Univers CE 45 Light"/>
          <w:sz w:val="19"/>
          <w:szCs w:val="19"/>
        </w:rPr>
      </w:pPr>
      <w:r w:rsidRPr="00E601C4">
        <w:rPr>
          <w:rFonts w:ascii="Univers CE 45 Light" w:hAnsi="Univers CE 45 Light"/>
          <w:sz w:val="19"/>
          <w:szCs w:val="19"/>
        </w:rPr>
        <w:t>A multi-scale space-partitioning dynamic tree structure,</w:t>
      </w:r>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r w:rsidRPr="00E601C4">
        <w:rPr>
          <w:rFonts w:ascii="Univers CE 45 Light" w:hAnsi="Univers CE 45 Light"/>
          <w:sz w:val="19"/>
          <w:szCs w:val="19"/>
        </w:rPr>
        <w:t>A cache-manager storing constant-size data chunks corresponding to non-empty nodes of the space partition.</w:t>
      </w:r>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r w:rsidRPr="00E601C4">
        <w:rPr>
          <w:rFonts w:ascii="Univers CE 45 Light" w:hAnsi="Univers CE 45 Light"/>
          <w:sz w:val="19"/>
          <w:szCs w:val="19"/>
        </w:rPr>
        <w:t>A visitor function marching the data.</w:t>
      </w:r>
    </w:p>
    <w:p w:rsidR="009925C7" w:rsidRDefault="009925C7" w:rsidP="00E601C4">
      <w:pPr>
        <w:ind w:left="709" w:right="34"/>
        <w:rPr>
          <w:rFonts w:ascii="Univers CE 45 Light" w:hAnsi="Univers CE 45 Light"/>
          <w:sz w:val="19"/>
          <w:szCs w:val="19"/>
        </w:rPr>
      </w:pPr>
    </w:p>
    <w:p w:rsidR="00E601C4" w:rsidRDefault="00E601C4" w:rsidP="00E601C4">
      <w:pPr>
        <w:ind w:left="709" w:right="34"/>
        <w:rPr>
          <w:rFonts w:ascii="Univers CE 45 Light" w:hAnsi="Univers CE 45 Light"/>
          <w:sz w:val="19"/>
          <w:szCs w:val="19"/>
        </w:rPr>
      </w:pPr>
      <w:r w:rsidRPr="00E601C4">
        <w:rPr>
          <w:rFonts w:ascii="Univers CE 45 Light" w:hAnsi="Univers CE 45 Light"/>
          <w:sz w:val="19"/>
          <w:szCs w:val="19"/>
        </w:rPr>
        <w:t>A data producer called when missing data are encountered by the visitor. Datatypes can be anything, 'space' can represents any variety. The basic use of Gigavoxels use octrees as tree, voxels bricks as data chunk, and volume cone-tracing* as visitor. But we provide many other examples showing other choices. footnote*: volume cone-tracing is basically volume ray-marching with 3D MIPmapping.</w:t>
      </w:r>
    </w:p>
    <w:p w:rsidR="00E601C4" w:rsidRDefault="00E601C4" w:rsidP="0080086B">
      <w:pPr>
        <w:ind w:left="709" w:right="34"/>
        <w:rPr>
          <w:rFonts w:ascii="Univers CE 45 Light" w:hAnsi="Univers CE 45 Light"/>
          <w:sz w:val="19"/>
          <w:szCs w:val="19"/>
        </w:rPr>
      </w:pPr>
    </w:p>
    <w:p w:rsidR="0080086B" w:rsidRDefault="0080086B" w:rsidP="0080086B">
      <w:pPr>
        <w:ind w:left="709" w:right="34"/>
        <w:rPr>
          <w:rFonts w:ascii="Univers CE 45 Light" w:hAnsi="Univers CE 45 Light"/>
          <w:sz w:val="19"/>
          <w:szCs w:val="19"/>
        </w:rPr>
      </w:pPr>
    </w:p>
    <w:p w:rsidR="0080086B" w:rsidRDefault="0080086B">
      <w:pPr>
        <w:spacing w:after="200" w:line="276" w:lineRule="auto"/>
        <w:jc w:val="left"/>
      </w:pPr>
      <w:r>
        <w:br w:type="page"/>
      </w:r>
    </w:p>
    <w:p w:rsidR="00F93C40" w:rsidRPr="00251B2A" w:rsidRDefault="00F93C40" w:rsidP="00F93C40">
      <w:pPr>
        <w:pStyle w:val="Titre"/>
        <w:numPr>
          <w:ilvl w:val="0"/>
          <w:numId w:val="22"/>
        </w:numPr>
      </w:pPr>
      <w:bookmarkStart w:id="10" w:name="_Toc387863716"/>
      <w:r>
        <w:lastRenderedPageBreak/>
        <w:t>CUDA vs OpenGL vs GLSL</w:t>
      </w:r>
      <w:bookmarkEnd w:id="10"/>
    </w:p>
    <w:p w:rsidR="00F93C40" w:rsidRDefault="00C250B9" w:rsidP="00F93C40">
      <w:pPr>
        <w:ind w:left="709" w:right="34"/>
        <w:rPr>
          <w:rFonts w:ascii="Univers CE 45 Light" w:hAnsi="Univers CE 45 Light"/>
          <w:sz w:val="19"/>
          <w:szCs w:val="19"/>
        </w:rPr>
      </w:pPr>
      <w:r w:rsidRPr="00C250B9">
        <w:rPr>
          <w:rFonts w:ascii="Univers CE 45 Light" w:hAnsi="Univers CE 45 Light"/>
          <w:sz w:val="19"/>
          <w:szCs w:val="19"/>
        </w:rPr>
        <w:t>The Gigavoxels/Gigaspace data management is a CUDA library. The renderer is provided in both CUDA and GLSL. So, as long as you don't need to produce new bricks, you can render gigavoxels data totally in OpenGL without swapping to Cuda if you wish, for instance as pixel shaders binded to a mesh. Using the Cuda renderer - embedding the dynamic data management -, Gigavoxels allows various modalities of interoperability with OpenGL:</w:t>
      </w:r>
    </w:p>
    <w:p w:rsidR="009925C7" w:rsidRDefault="009925C7" w:rsidP="00F93C40">
      <w:pPr>
        <w:ind w:left="709" w:right="34"/>
        <w:rPr>
          <w:rFonts w:ascii="Univers CE 45 Light" w:hAnsi="Univers CE 45 Light"/>
          <w:sz w:val="19"/>
          <w:szCs w:val="19"/>
        </w:rPr>
      </w:pPr>
    </w:p>
    <w:p w:rsidR="00F93C40" w:rsidRDefault="007026FE" w:rsidP="00F93C40">
      <w:pPr>
        <w:ind w:left="709" w:right="34"/>
        <w:rPr>
          <w:rFonts w:ascii="Univers CE 45 Light" w:hAnsi="Univers CE 45 Light"/>
          <w:sz w:val="19"/>
          <w:szCs w:val="19"/>
        </w:rPr>
      </w:pPr>
      <w:r w:rsidRPr="007026FE">
        <w:rPr>
          <w:rFonts w:ascii="Univers CE 45 Light" w:hAnsi="Univers CE 45 Light"/>
          <w:sz w:val="19"/>
          <w:szCs w:val="19"/>
        </w:rPr>
        <w:t>Zbuffer integration: You can do a first pass with OpenGL then call Gigavoxels providing the OpenGL color and depth buffer so that fragments are correctly integrated. Similarly, Gigavoxels can return its color and depth buffers to OpenGL, and so one with possibly other loops. Note that hidden voxels won't render at all: interoperability keeps the gold rule "pay only for what you really see".</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r w:rsidRPr="007026FE">
        <w:rPr>
          <w:rFonts w:ascii="Univers CE 45 Light" w:hAnsi="Univers CE 45 Light"/>
          <w:sz w:val="19"/>
          <w:szCs w:val="19"/>
        </w:rPr>
        <w:t>It is easy to tell Gigavoxels to render only behind or in front of a depth-buffer, which makes interactive volume clipping trivial.</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r w:rsidRPr="007026FE">
        <w:rPr>
          <w:rFonts w:ascii="Univers CE 45 Light" w:hAnsi="Univers CE 45 Light"/>
          <w:sz w:val="19"/>
          <w:szCs w:val="19"/>
        </w:rPr>
        <w:t>Volume objects instances and volume material inside meshes: You can use an openGL (bounding-)box or a proxy-geometry, use their objectview matrix to rotate the volume view-angle accordingly, provide only the visible fragments to Gigavoxels, and tell it to render only behind the front depth and (optionally) in front of the rear depth. This allows for the OpenGL display of transformed instances of a given volume (e.g., to render a forest) as well as shapes seeming carved into openwork 3D material.</w:t>
      </w:r>
    </w:p>
    <w:p w:rsidR="009925C7" w:rsidRDefault="009925C7" w:rsidP="003956D8">
      <w:pPr>
        <w:ind w:left="709" w:right="34"/>
        <w:rPr>
          <w:rFonts w:ascii="Univers CE 45 Light" w:hAnsi="Univers CE 45 Light"/>
          <w:sz w:val="19"/>
          <w:szCs w:val="19"/>
        </w:rPr>
      </w:pPr>
    </w:p>
    <w:p w:rsidR="003956D8" w:rsidRDefault="007026FE" w:rsidP="003956D8">
      <w:pPr>
        <w:ind w:left="709" w:right="34"/>
        <w:rPr>
          <w:rFonts w:ascii="Univers CE 45 Light" w:hAnsi="Univers CE 45 Light"/>
          <w:sz w:val="19"/>
          <w:szCs w:val="19"/>
        </w:rPr>
      </w:pPr>
      <w:r w:rsidRPr="007026FE">
        <w:rPr>
          <w:rFonts w:ascii="Univers CE 45 Light" w:hAnsi="Univers CE 45 Light"/>
          <w:sz w:val="19"/>
          <w:szCs w:val="19"/>
        </w:rPr>
        <w:t>auxiliary Volumes for improved rendering effects; ray-tracing as second bounce: Gigavoxels is basically a ray-tracer so it can easily deal with reflexion, refraction, and fancy cameras such as fish-eyes. Moreover, it is especially good at blurry rendering and soft-shadows. Why not using it only to improve some bits of your classical OpenGL scene-graph rendering ? Binding Gigavoxels to a surface shader, you can easily launch the reflected, refracted or shadow rays within a voxelized version of the scene.</w:t>
      </w:r>
    </w:p>
    <w:p w:rsidR="003956D8" w:rsidRDefault="003956D8" w:rsidP="00F93C40">
      <w:pPr>
        <w:ind w:left="709" w:right="34"/>
        <w:rPr>
          <w:rFonts w:ascii="Univers CE 45 Light" w:hAnsi="Univers CE 45 Light"/>
          <w:sz w:val="19"/>
          <w:szCs w:val="19"/>
        </w:rPr>
      </w:pPr>
    </w:p>
    <w:p w:rsidR="00F93C40" w:rsidRDefault="00F93C40">
      <w:pPr>
        <w:spacing w:after="200" w:line="276" w:lineRule="auto"/>
        <w:jc w:val="left"/>
      </w:pPr>
    </w:p>
    <w:p w:rsidR="008F62C6" w:rsidRDefault="008F62C6">
      <w:pPr>
        <w:spacing w:after="200" w:line="276" w:lineRule="auto"/>
        <w:jc w:val="left"/>
      </w:pPr>
      <w:r>
        <w:br w:type="page"/>
      </w:r>
    </w:p>
    <w:p w:rsidR="008F62C6" w:rsidRPr="00251B2A" w:rsidRDefault="008F62C6" w:rsidP="008F62C6">
      <w:pPr>
        <w:pStyle w:val="Titre"/>
        <w:numPr>
          <w:ilvl w:val="0"/>
          <w:numId w:val="22"/>
        </w:numPr>
      </w:pPr>
      <w:bookmarkStart w:id="11" w:name="_Toc387863717"/>
      <w:r>
        <w:lastRenderedPageBreak/>
        <w:t>History and roots of GigaVoxels</w:t>
      </w:r>
      <w:bookmarkEnd w:id="11"/>
    </w:p>
    <w:p w:rsidR="008F62C6" w:rsidRDefault="00256CDC" w:rsidP="008F62C6">
      <w:pPr>
        <w:ind w:left="709" w:right="34"/>
        <w:rPr>
          <w:rFonts w:ascii="Univers CE 45 Light" w:hAnsi="Univers CE 45 Light"/>
          <w:sz w:val="19"/>
          <w:szCs w:val="19"/>
        </w:rPr>
      </w:pPr>
      <w:r w:rsidRPr="00256CDC">
        <w:rPr>
          <w:rFonts w:ascii="Univers CE 45 Light" w:hAnsi="Univers CE 45 Light"/>
          <w:sz w:val="19"/>
          <w:szCs w:val="19"/>
        </w:rPr>
        <w:t>Gigavoxels draws on:</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The idea that voxel ray-tracing is a very efficient and compact way to manage highly detailed surfaces (not necessarily fuzzy or transparent), as early shown in real-time by the game industry reference John Carmack (Id Software)</w:t>
      </w:r>
      <w:r>
        <w:rPr>
          <w:rFonts w:ascii="Univers CE 45 Light" w:hAnsi="Univers CE 45 Light"/>
          <w:sz w:val="19"/>
          <w:szCs w:val="19"/>
        </w:rPr>
        <w:t xml:space="preserve"> [</w:t>
      </w:r>
      <w:r w:rsidRPr="001E0D34">
        <w:rPr>
          <w:rFonts w:ascii="Univers CE 45 Light" w:hAnsi="Univers CE 45 Light"/>
          <w:sz w:val="19"/>
          <w:szCs w:val="19"/>
        </w:rPr>
        <w:t xml:space="preserve"> </w:t>
      </w:r>
      <w:hyperlink r:id="rId21" w:history="1">
        <w:r w:rsidRPr="001E0D34">
          <w:rPr>
            <w:rStyle w:val="Lienhypertexte"/>
            <w:rFonts w:ascii="Univers CE 45 Light" w:hAnsi="Univers CE 45 Light"/>
            <w:sz w:val="19"/>
            <w:szCs w:val="19"/>
          </w:rPr>
          <w:t>http://www.pcper.com/reviews/Graphics-Cards/John-Carmack-id-Tech-6-Ray-Tracing-Consoles-Physics-and-more</w:t>
        </w:r>
      </w:hyperlink>
      <w:r>
        <w:rPr>
          <w:rFonts w:ascii="Univers CE 45 Light" w:hAnsi="Univers CE 45 Light"/>
          <w:sz w:val="19"/>
          <w:szCs w:val="19"/>
        </w:rPr>
        <w:t xml:space="preserve"> ] </w:t>
      </w:r>
      <w:r w:rsidRPr="001E0D34">
        <w:rPr>
          <w:rFonts w:ascii="Univers CE 45 Light" w:hAnsi="Univers CE 45 Light"/>
          <w:sz w:val="19"/>
          <w:szCs w:val="19"/>
        </w:rPr>
        <w:t>with Sparse Voxel Octrees</w:t>
      </w:r>
      <w:r>
        <w:rPr>
          <w:rFonts w:ascii="Univers CE 45 Light" w:hAnsi="Univers CE 45 Light"/>
          <w:sz w:val="19"/>
          <w:szCs w:val="19"/>
        </w:rPr>
        <w:t xml:space="preserve"> [ </w:t>
      </w:r>
      <w:hyperlink r:id="rId22" w:history="1">
        <w:r w:rsidRPr="001E0D34">
          <w:rPr>
            <w:rStyle w:val="Lienhypertexte"/>
            <w:rFonts w:ascii="Univers CE 45 Light" w:hAnsi="Univers CE 45 Light"/>
            <w:sz w:val="19"/>
            <w:szCs w:val="19"/>
          </w:rPr>
          <w:t>https://www.google.fr/search?q=sparse+voxel+octree&amp;tbm=isch</w:t>
        </w:r>
      </w:hyperlink>
      <w:r w:rsidRPr="001E0D34">
        <w:rPr>
          <w:rFonts w:ascii="Univers CE 45 Light" w:hAnsi="Univers CE 45 Light"/>
          <w:sz w:val="19"/>
          <w:szCs w:val="19"/>
        </w:rPr>
        <w:t xml:space="preserve"> </w:t>
      </w:r>
      <w:r>
        <w:rPr>
          <w:rFonts w:ascii="Univers CE 45 Light" w:hAnsi="Univers CE 45 Light"/>
          <w:sz w:val="19"/>
          <w:szCs w:val="19"/>
        </w:rPr>
        <w:t xml:space="preserve">] </w:t>
      </w:r>
      <w:r w:rsidRPr="001E0D34">
        <w:rPr>
          <w:rFonts w:ascii="Univers CE 45 Light" w:hAnsi="Univers CE 45 Light"/>
          <w:sz w:val="19"/>
          <w:szCs w:val="19"/>
        </w:rPr>
        <w:t>(SVO), and for high quality rendering by Jim Kajiya</w:t>
      </w:r>
      <w:r>
        <w:rPr>
          <w:rFonts w:ascii="Univers CE 45 Light" w:hAnsi="Univers CE 45 Light"/>
          <w:sz w:val="19"/>
          <w:szCs w:val="19"/>
        </w:rPr>
        <w:t xml:space="preserve"> [</w:t>
      </w:r>
      <w:r w:rsidRPr="001E0D34">
        <w:rPr>
          <w:rFonts w:ascii="Univers CE 45 Light" w:hAnsi="Univers CE 45 Light"/>
          <w:sz w:val="19"/>
          <w:szCs w:val="19"/>
        </w:rPr>
        <w:t xml:space="preserve"> </w:t>
      </w:r>
      <w:hyperlink r:id="rId23" w:history="1">
        <w:r w:rsidRPr="00E52BD0">
          <w:rPr>
            <w:rStyle w:val="Lienhypertexte"/>
            <w:rFonts w:ascii="Univers CE 45 Light" w:hAnsi="Univers CE 45 Light"/>
            <w:sz w:val="19"/>
            <w:szCs w:val="19"/>
          </w:rPr>
          <w:t>http://www.icg.tugraz.at/courses/lv710.087/kajiyahair.pdf</w:t>
        </w:r>
      </w:hyperlink>
      <w:r w:rsidRPr="001E0D34">
        <w:rPr>
          <w:rFonts w:ascii="Univers CE 45 Light" w:hAnsi="Univers CE 45 Light"/>
          <w:sz w:val="19"/>
          <w:szCs w:val="19"/>
        </w:rPr>
        <w:t xml:space="preserve"> </w:t>
      </w:r>
      <w:r w:rsidR="00B625D8">
        <w:rPr>
          <w:rFonts w:ascii="Univers CE 45 Light" w:hAnsi="Univers CE 45 Light"/>
          <w:sz w:val="19"/>
          <w:szCs w:val="19"/>
        </w:rPr>
        <w:t xml:space="preserve">] </w:t>
      </w:r>
      <w:r w:rsidRPr="001E0D34">
        <w:rPr>
          <w:rFonts w:ascii="Univers CE 45 Light" w:hAnsi="Univers CE 45 Light"/>
          <w:sz w:val="19"/>
          <w:szCs w:val="19"/>
        </w:rPr>
        <w:t xml:space="preserve">with Volumetric Textures </w:t>
      </w:r>
      <w:r w:rsidR="00500942">
        <w:rPr>
          <w:rFonts w:ascii="Univers CE 45 Light" w:hAnsi="Univers CE 45 Light"/>
          <w:sz w:val="19"/>
          <w:szCs w:val="19"/>
        </w:rPr>
        <w:t xml:space="preserve">[ </w:t>
      </w:r>
      <w:hyperlink r:id="rId24" w:history="1">
        <w:r w:rsidRPr="00500942">
          <w:rPr>
            <w:rStyle w:val="Lienhypertexte"/>
            <w:rFonts w:ascii="Univers CE 45 Light" w:hAnsi="Univers CE 45 Light"/>
            <w:sz w:val="19"/>
            <w:szCs w:val="19"/>
          </w:rPr>
          <w:t>https://www.google.fr/search?q=volumetric+textures&amp;tbm=isch</w:t>
        </w:r>
      </w:hyperlink>
      <w:r w:rsidR="00500942">
        <w:rPr>
          <w:rFonts w:ascii="Univers CE 45 Light" w:hAnsi="Univers CE 45 Light"/>
          <w:sz w:val="19"/>
          <w:szCs w:val="19"/>
        </w:rPr>
        <w:t xml:space="preserve"> ]</w:t>
      </w:r>
      <w:r w:rsidRPr="001E0D34">
        <w:rPr>
          <w:rFonts w:ascii="Univers CE 45 Light" w:hAnsi="Univers CE 45 Light"/>
          <w:sz w:val="19"/>
          <w:szCs w:val="19"/>
        </w:rPr>
        <w:t xml:space="preserve"> , first dedicated to furry Teddy bears, then generalized by Fabrice Neyret </w:t>
      </w:r>
      <w:hyperlink r:id="rId25" w:history="1">
        <w:r w:rsidRPr="007D09EF">
          <w:rPr>
            <w:rStyle w:val="Lienhypertexte"/>
            <w:rFonts w:ascii="Univers CE 45 Light" w:hAnsi="Univers CE 45 Light"/>
            <w:sz w:val="19"/>
            <w:szCs w:val="19"/>
          </w:rPr>
          <w:t>http://hal.inria.fr/index.php?action_todo=search&amp;submit=1&amp;s_type=advanced&amp;submit=1&amp;p_0=contained&amp;v_0=volumetric%20textures&amp;f_0=TITLE&amp;c_0=&amp;l_0=or&amp;p_1=contained&amp;v_1=texels&amp;f_1=TITLE&amp;c_1=&amp;l_1=and&amp;p_2=contained&amp;v_2=&amp;f_2=TITLE&amp;c_2=&amp;l_2=or&amp;p_3=contained&amp;v_3=&amp;f_3=TITLE&amp;c_3=&amp;search_without_file=YES&amp;search_in_typdoc[0]=ART_ACL&amp;search_in_typdoc[1]=ART_SCL&amp;search_in_typdoc[2]=COMM_ACT&amp;search_in_t ypdoc[3]= COMM_SACT&amp;search_in_typdoc[4]=THESE&amp;orderby=DATEPROD&amp;ascdesc=DESC</w:t>
        </w:r>
      </w:hyperlink>
      <w:r w:rsidRPr="001E0D34">
        <w:rPr>
          <w:rFonts w:ascii="Univers CE 45 Light" w:hAnsi="Univers CE 45 Light"/>
          <w:sz w:val="19"/>
          <w:szCs w:val="19"/>
        </w:rPr>
        <w:t xml:space="preserve"> .</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On the idea of differential cone-tracing </w:t>
      </w:r>
      <w:hyperlink r:id="rId26" w:history="1">
        <w:r w:rsidRPr="00FB7A84">
          <w:rPr>
            <w:rStyle w:val="Lienhypertexte"/>
            <w:rFonts w:ascii="Univers CE 45 Light" w:hAnsi="Univers CE 45 Light"/>
            <w:sz w:val="19"/>
            <w:szCs w:val="19"/>
          </w:rPr>
          <w:t>http://en.wikipedia.org/wiki/Cone_tracing</w:t>
        </w:r>
      </w:hyperlink>
      <w:r w:rsidRPr="001E0D34">
        <w:rPr>
          <w:rFonts w:ascii="Univers CE 45 Light" w:hAnsi="Univers CE 45 Light"/>
          <w:sz w:val="19"/>
          <w:szCs w:val="19"/>
        </w:rPr>
        <w:t xml:space="preserve"> which allows for zero-cost antialiasing on volume data by relying on 3D MIP-mapping.</w:t>
      </w:r>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 xml:space="preserve">On the technology of smart texture management determining visible parts on the fly then streaming or generating the data at the necessary resolution. Starting with SGI clipmaps and late variants for very large textured terrains in flight simulators, then generalized as a cache of multiscale texture tiles feeded by on demain production, by Sylvain Lefebvre and al. </w:t>
      </w:r>
      <w:hyperlink r:id="rId27" w:history="1">
        <w:r w:rsidRPr="00270913">
          <w:rPr>
            <w:rStyle w:val="Lienhypertexte"/>
            <w:rFonts w:ascii="Univers CE 45 Light" w:hAnsi="Univers CE 45 Light"/>
            <w:sz w:val="19"/>
            <w:szCs w:val="19"/>
          </w:rPr>
          <w:t>http://hal.inria.fr/inria-00070783</w:t>
        </w:r>
      </w:hyperlink>
    </w:p>
    <w:p w:rsidR="009925C7" w:rsidRDefault="009925C7" w:rsidP="001E0D34">
      <w:pPr>
        <w:ind w:left="709" w:right="34"/>
        <w:rPr>
          <w:rFonts w:ascii="Univers CE 45 Light" w:hAnsi="Univers CE 45 Light"/>
          <w:sz w:val="19"/>
          <w:szCs w:val="19"/>
        </w:rPr>
      </w:pPr>
    </w:p>
    <w:p w:rsidR="001E0D34" w:rsidRPr="001E0D34" w:rsidRDefault="001E0D34" w:rsidP="001E0D34">
      <w:pPr>
        <w:ind w:left="709" w:right="34"/>
        <w:rPr>
          <w:rFonts w:ascii="Univers CE 45 Light" w:hAnsi="Univers CE 45 Light"/>
          <w:sz w:val="19"/>
          <w:szCs w:val="19"/>
        </w:rPr>
      </w:pPr>
      <w:r w:rsidRPr="001E0D34">
        <w:rPr>
          <w:rFonts w:ascii="Univers CE 45 Light" w:hAnsi="Univers CE 45 Light"/>
          <w:sz w:val="19"/>
          <w:szCs w:val="19"/>
        </w:rPr>
        <w:t>Cyril Crassin connected all these ideas together during his PhD to found the basis of the Gigavoxels system [refs].</w:t>
      </w:r>
    </w:p>
    <w:p w:rsidR="00F93C40" w:rsidRDefault="00F93C40" w:rsidP="00256CDC">
      <w:pPr>
        <w:ind w:left="709" w:right="34"/>
        <w:rPr>
          <w:rFonts w:ascii="Univers CE 45 Light" w:hAnsi="Univers CE 45 Light"/>
          <w:sz w:val="19"/>
          <w:szCs w:val="19"/>
        </w:rPr>
      </w:pPr>
    </w:p>
    <w:p w:rsidR="001E0D34" w:rsidRDefault="001E0D34" w:rsidP="00256CDC">
      <w:pPr>
        <w:ind w:left="709" w:right="34"/>
        <w:rPr>
          <w:rFonts w:ascii="Univers CE 45 Light" w:hAnsi="Univers CE 45 Light"/>
          <w:sz w:val="19"/>
          <w:szCs w:val="19"/>
        </w:rPr>
      </w:pPr>
    </w:p>
    <w:p w:rsidR="001E0D34" w:rsidRDefault="001E0D34" w:rsidP="00256CDC">
      <w:pPr>
        <w:ind w:left="709" w:right="34"/>
        <w:rPr>
          <w:rFonts w:ascii="Univers CE 45 Light" w:hAnsi="Univers CE 45 Light"/>
          <w:sz w:val="19"/>
          <w:szCs w:val="19"/>
        </w:rPr>
      </w:pPr>
    </w:p>
    <w:p w:rsidR="001E0D34" w:rsidRPr="00256CDC" w:rsidRDefault="001E0D34" w:rsidP="00256CDC">
      <w:pPr>
        <w:ind w:left="709" w:right="34"/>
        <w:rPr>
          <w:rFonts w:ascii="Univers CE 45 Light" w:hAnsi="Univers CE 45 Light"/>
          <w:sz w:val="19"/>
          <w:szCs w:val="19"/>
        </w:rPr>
      </w:pPr>
    </w:p>
    <w:p w:rsidR="001E0D34" w:rsidRDefault="001E0D34">
      <w:pPr>
        <w:spacing w:after="200" w:line="276" w:lineRule="auto"/>
        <w:jc w:val="left"/>
      </w:pPr>
      <w:r>
        <w:br w:type="page"/>
      </w:r>
    </w:p>
    <w:p w:rsidR="00F93C40" w:rsidRDefault="00F93C40">
      <w:pPr>
        <w:spacing w:after="200" w:line="276" w:lineRule="auto"/>
        <w:jc w:val="left"/>
      </w:pPr>
    </w:p>
    <w:p w:rsidR="00DB7C62" w:rsidRDefault="00DB7C62">
      <w:pPr>
        <w:spacing w:after="200" w:line="276" w:lineRule="auto"/>
        <w:jc w:val="left"/>
        <w:rPr>
          <w:rFonts w:ascii="Univers CE 45 Light" w:eastAsiaTheme="majorEastAsia" w:hAnsi="Univers CE 45 Light" w:cstheme="majorBidi"/>
          <w:b/>
          <w:bCs/>
          <w:sz w:val="27"/>
          <w:szCs w:val="27"/>
        </w:rPr>
      </w:pPr>
    </w:p>
    <w:p w:rsidR="00670B71" w:rsidRPr="004060F4" w:rsidRDefault="00670B71" w:rsidP="00FA3AD9">
      <w:pPr>
        <w:pStyle w:val="Titre1"/>
      </w:pPr>
      <w:bookmarkStart w:id="12" w:name="_Toc387863718"/>
      <w:r w:rsidRPr="004060F4">
        <w:t>Conclusion</w:t>
      </w:r>
      <w:bookmarkEnd w:id="3"/>
      <w:bookmarkEnd w:id="7"/>
      <w:bookmarkEnd w:id="8"/>
      <w:bookmarkEnd w:id="12"/>
    </w:p>
    <w:p w:rsidR="00670B71" w:rsidRPr="004060F4" w:rsidRDefault="00670B71" w:rsidP="00237983">
      <w:pPr>
        <w:ind w:left="709" w:right="34"/>
        <w:rPr>
          <w:rFonts w:ascii="Univers CE 45 Light" w:hAnsi="Univers CE 45 Light"/>
          <w:sz w:val="19"/>
          <w:szCs w:val="19"/>
        </w:rPr>
      </w:pPr>
      <w:r w:rsidRPr="004060F4">
        <w:rPr>
          <w:rFonts w:ascii="Univers CE 45 Light" w:hAnsi="Univers CE 45 Light"/>
          <w:sz w:val="19"/>
          <w:szCs w:val="19"/>
        </w:rPr>
        <w:t>Reference updates are not always automatic, and you may have to force a refresh. To do so, select the whole document (Ctrl+A) and press F9 (or find the equivalent in the menu). Printing the document also usually refresh all fields (including header/footer).</w:t>
      </w:r>
    </w:p>
    <w:p w:rsidR="00670B71" w:rsidRPr="004060F4" w:rsidRDefault="00670B71" w:rsidP="00237983">
      <w:pPr>
        <w:ind w:left="709" w:right="34"/>
        <w:rPr>
          <w:rFonts w:ascii="Univers CE 45 Light" w:hAnsi="Univers CE 45 Light"/>
          <w:sz w:val="19"/>
          <w:szCs w:val="19"/>
        </w:rPr>
      </w:pPr>
      <w:r w:rsidRPr="004060F4">
        <w:rPr>
          <w:rFonts w:ascii="Univers CE 45 Light" w:hAnsi="Univers CE 45 Light"/>
          <w:sz w:val="19"/>
          <w:szCs w:val="19"/>
        </w:rPr>
        <w:t xml:space="preserve">If you need help about this Word model, you can contact </w:t>
      </w:r>
      <w:r w:rsidR="00D561C0">
        <w:rPr>
          <w:rFonts w:ascii="Univers CE 45 Light" w:hAnsi="Univers CE 45 Light"/>
          <w:sz w:val="19"/>
          <w:szCs w:val="19"/>
        </w:rPr>
        <w:t>anne.bres@inria.fr</w:t>
      </w:r>
      <w:r w:rsidRPr="004060F4">
        <w:rPr>
          <w:rFonts w:ascii="Univers CE 45 Light" w:hAnsi="Univers CE 45 Light"/>
          <w:sz w:val="19"/>
          <w:szCs w:val="19"/>
        </w:rPr>
        <w:t>.</w:t>
      </w:r>
    </w:p>
    <w:p w:rsidR="002C7BD7" w:rsidRDefault="002C7BD7" w:rsidP="00FA3AD9">
      <w:pPr>
        <w:pStyle w:val="Titre1"/>
        <w:sectPr w:rsidR="002C7BD7" w:rsidSect="00D561C0">
          <w:headerReference w:type="even" r:id="rId28"/>
          <w:footerReference w:type="even" r:id="rId29"/>
          <w:footerReference w:type="default" r:id="rId30"/>
          <w:pgSz w:w="11906" w:h="16838"/>
          <w:pgMar w:top="238" w:right="1133" w:bottom="244" w:left="426" w:header="567" w:footer="850" w:gutter="0"/>
          <w:cols w:space="708"/>
          <w:docGrid w:linePitch="360"/>
        </w:sectPr>
      </w:pPr>
      <w:bookmarkStart w:id="13" w:name="_Ref50270910"/>
      <w:bookmarkStart w:id="14" w:name="_Toc318708374"/>
      <w:bookmarkEnd w:id="4"/>
    </w:p>
    <w:p w:rsidR="00670B71" w:rsidRPr="004060F4" w:rsidRDefault="00670B71" w:rsidP="00FA3AD9">
      <w:pPr>
        <w:pStyle w:val="Titre1"/>
      </w:pPr>
      <w:bookmarkStart w:id="15" w:name="_Toc387863719"/>
      <w:r w:rsidRPr="004060F4">
        <w:lastRenderedPageBreak/>
        <w:t>Bibliography</w:t>
      </w:r>
      <w:bookmarkEnd w:id="13"/>
      <w:bookmarkEnd w:id="14"/>
      <w:bookmarkEnd w:id="15"/>
    </w:p>
    <w:p w:rsidR="00670B71" w:rsidRPr="004060F4" w:rsidRDefault="00670B71" w:rsidP="004060F4">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bookmarkStart w:id="16" w:name="Biblio_1"/>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bookmarkEnd w:id="16"/>
      <w:r w:rsidRPr="004060F4">
        <w:rPr>
          <w:rFonts w:ascii="Univers CE 45 Light" w:hAnsi="Univers CE 45 Light"/>
          <w:sz w:val="19"/>
          <w:szCs w:val="19"/>
        </w:rPr>
        <w:t xml:space="preserve">] Authors – Title – </w:t>
      </w:r>
      <w:r w:rsidRPr="004060F4">
        <w:rPr>
          <w:rFonts w:ascii="Univers CE 45 Light" w:hAnsi="Univers CE 45 Light"/>
          <w:i/>
          <w:sz w:val="19"/>
          <w:szCs w:val="19"/>
        </w:rPr>
        <w:t>Proceedings of …</w:t>
      </w:r>
      <w:r w:rsidRPr="004060F4">
        <w:rPr>
          <w:rFonts w:ascii="Univers CE 45 Light" w:hAnsi="Univers CE 45 Light"/>
          <w:sz w:val="19"/>
          <w:szCs w:val="19"/>
        </w:rPr>
        <w:t>, March 2003.</w:t>
      </w:r>
    </w:p>
    <w:p w:rsidR="0068423A" w:rsidRDefault="00670B71" w:rsidP="004060F4">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bookmarkStart w:id="17" w:name="Biblio_INRIA_R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bookmarkEnd w:id="17"/>
      <w:r w:rsidRPr="004060F4">
        <w:rPr>
          <w:rFonts w:ascii="Univers CE 45 Light" w:hAnsi="Univers CE 45 Light"/>
          <w:sz w:val="19"/>
          <w:szCs w:val="19"/>
        </w:rPr>
        <w:t xml:space="preserve">] Authors – Title2 – </w:t>
      </w:r>
      <w:r w:rsidRPr="004060F4">
        <w:rPr>
          <w:rFonts w:ascii="Univers CE 45 Light" w:hAnsi="Univers CE 45 Light"/>
          <w:i/>
          <w:sz w:val="19"/>
          <w:szCs w:val="19"/>
        </w:rPr>
        <w:t>INRIA Research Report n°????</w:t>
      </w:r>
      <w:r w:rsidR="002D75BF" w:rsidRPr="004060F4">
        <w:rPr>
          <w:rFonts w:ascii="Univers CE 45 Light" w:hAnsi="Univers CE 45 Light"/>
          <w:sz w:val="19"/>
          <w:szCs w:val="19"/>
        </w:rPr>
        <w:t>, 20</w:t>
      </w:r>
    </w:p>
    <w:p w:rsidR="0069216D" w:rsidRDefault="0069216D" w:rsidP="0069216D">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69216D">
        <w:rPr>
          <w:rFonts w:ascii="Univers CE 45 Light" w:hAnsi="Univers CE 45 Light"/>
          <w:sz w:val="19"/>
          <w:szCs w:val="19"/>
        </w:rPr>
        <w:t>Andrei Alexandrescu – Modern C++ Design: Generic Programming and Design Patterns Applied</w:t>
      </w:r>
      <w:r w:rsidRPr="004060F4">
        <w:rPr>
          <w:rFonts w:ascii="Univers CE 45 Light" w:hAnsi="Univers CE 45 Light"/>
          <w:sz w:val="19"/>
          <w:szCs w:val="19"/>
        </w:rPr>
        <w:t xml:space="preserve"> – </w:t>
      </w:r>
      <w:r>
        <w:rPr>
          <w:rFonts w:ascii="Univers CE 45 Light" w:hAnsi="Univers CE 45 Light"/>
          <w:i/>
          <w:sz w:val="19"/>
          <w:szCs w:val="19"/>
        </w:rPr>
        <w:t>Book (</w:t>
      </w:r>
      <w:r w:rsidRPr="0069216D">
        <w:rPr>
          <w:rFonts w:ascii="Univers CE 45 Light" w:hAnsi="Univers CE 45 Light"/>
          <w:i/>
          <w:sz w:val="19"/>
          <w:szCs w:val="19"/>
        </w:rPr>
        <w:t>Addison Wesley</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01</w:t>
      </w:r>
    </w:p>
    <w:p w:rsidR="003729EE" w:rsidRDefault="003729EE" w:rsidP="003729EE">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3729EE">
        <w:rPr>
          <w:rFonts w:ascii="Univers CE 45 Light" w:hAnsi="Univers CE 45 Light"/>
          <w:sz w:val="19"/>
          <w:szCs w:val="19"/>
        </w:rPr>
        <w:t>Tomas Akenine-Moller, Eric Haines</w:t>
      </w:r>
      <w:r>
        <w:rPr>
          <w:rFonts w:ascii="Univers CE 45 Light" w:hAnsi="Univers CE 45 Light"/>
          <w:sz w:val="19"/>
          <w:szCs w:val="19"/>
        </w:rPr>
        <w:t>,</w:t>
      </w:r>
      <w:r w:rsidRPr="003729EE">
        <w:rPr>
          <w:rFonts w:ascii="Univers CE 45 Light" w:hAnsi="Univers CE 45 Light"/>
          <w:sz w:val="19"/>
          <w:szCs w:val="19"/>
        </w:rPr>
        <w:t xml:space="preserve"> Naty Hoffman</w:t>
      </w:r>
      <w:r w:rsidRPr="0069216D">
        <w:rPr>
          <w:rFonts w:ascii="Univers CE 45 Light" w:hAnsi="Univers CE 45 Light"/>
          <w:sz w:val="19"/>
          <w:szCs w:val="19"/>
        </w:rPr>
        <w:t xml:space="preserve"> – </w:t>
      </w:r>
      <w:r w:rsidRPr="003729EE">
        <w:rPr>
          <w:rFonts w:ascii="Univers CE 45 Light" w:hAnsi="Univers CE 45 Light"/>
          <w:sz w:val="19"/>
          <w:szCs w:val="19"/>
        </w:rPr>
        <w:t>Real-Time Rendering</w:t>
      </w:r>
      <w:r>
        <w:rPr>
          <w:rFonts w:ascii="Univers CE 45 Light" w:hAnsi="Univers CE 45 Light"/>
          <w:sz w:val="19"/>
          <w:szCs w:val="19"/>
        </w:rPr>
        <w:t xml:space="preserve"> (Third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3729EE">
        <w:rPr>
          <w:rFonts w:ascii="Univers CE 45 Light" w:hAnsi="Univers CE 45 Light"/>
          <w:i/>
          <w:sz w:val="19"/>
          <w:szCs w:val="19"/>
        </w:rPr>
        <w:t>A K Peters</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08</w:t>
      </w:r>
    </w:p>
    <w:p w:rsidR="00C0150B" w:rsidRDefault="00C0150B" w:rsidP="00C0150B">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Richard Wright</w:t>
      </w:r>
      <w:r w:rsidRPr="00C0150B">
        <w:rPr>
          <w:rFonts w:ascii="Univers CE 45 Light" w:hAnsi="Univers CE 45 Light"/>
          <w:sz w:val="19"/>
          <w:szCs w:val="19"/>
        </w:rPr>
        <w:t>, Nicholas Haemel</w:t>
      </w:r>
      <w:r>
        <w:rPr>
          <w:rFonts w:ascii="Univers CE 45 Light" w:hAnsi="Univers CE 45 Light"/>
          <w:sz w:val="19"/>
          <w:szCs w:val="19"/>
        </w:rPr>
        <w:t>, Graham M. Sellers</w:t>
      </w:r>
      <w:r w:rsidRPr="00C0150B">
        <w:rPr>
          <w:rFonts w:ascii="Univers CE 45 Light" w:hAnsi="Univers CE 45 Light"/>
          <w:sz w:val="19"/>
          <w:szCs w:val="19"/>
        </w:rPr>
        <w:t>, Benjamin Lipchak</w:t>
      </w:r>
      <w:r w:rsidRPr="0069216D">
        <w:rPr>
          <w:rFonts w:ascii="Univers CE 45 Light" w:hAnsi="Univers CE 45 Light"/>
          <w:sz w:val="19"/>
          <w:szCs w:val="19"/>
        </w:rPr>
        <w:t xml:space="preserve"> – </w:t>
      </w:r>
      <w:r w:rsidRPr="00C0150B">
        <w:rPr>
          <w:rFonts w:ascii="Univers CE 45 Light" w:hAnsi="Univers CE 45 Light"/>
          <w:sz w:val="19"/>
          <w:szCs w:val="19"/>
        </w:rPr>
        <w:t>OpenGL SuperBible: Comprehensive Tutorial and Reference (Fifth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69216D">
        <w:rPr>
          <w:rFonts w:ascii="Univers CE 45 Light" w:hAnsi="Univers CE 45 Light"/>
          <w:i/>
          <w:sz w:val="19"/>
          <w:szCs w:val="19"/>
        </w:rPr>
        <w:t>Addison Wesley</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10</w:t>
      </w:r>
    </w:p>
    <w:p w:rsidR="00DF6EC7" w:rsidRDefault="00DF6EC7" w:rsidP="00DF6EC7">
      <w:pPr>
        <w:pStyle w:val="CitationBiblio"/>
        <w:spacing w:before="0"/>
        <w:ind w:left="927" w:right="34" w:hanging="360"/>
        <w:rPr>
          <w:rFonts w:ascii="Univers CE 45 Light" w:hAnsi="Univers CE 45 Light"/>
          <w:sz w:val="19"/>
          <w:szCs w:val="19"/>
          <w:lang w:val="fr-FR"/>
        </w:rPr>
      </w:pPr>
      <w:r w:rsidRPr="00BC3A3D">
        <w:rPr>
          <w:rFonts w:ascii="Univers CE 45 Light" w:hAnsi="Univers CE 45 Light"/>
          <w:sz w:val="19"/>
          <w:szCs w:val="19"/>
          <w:lang w:val="fr-FR"/>
        </w:rPr>
        <w:t>[</w:t>
      </w:r>
      <w:r w:rsidR="00DC4486" w:rsidRPr="004060F4">
        <w:rPr>
          <w:rFonts w:ascii="Univers CE 45 Light" w:hAnsi="Univers CE 45 Light"/>
          <w:sz w:val="19"/>
          <w:szCs w:val="19"/>
        </w:rPr>
        <w:fldChar w:fldCharType="begin"/>
      </w:r>
      <w:r w:rsidRPr="00BC3A3D">
        <w:rPr>
          <w:rFonts w:ascii="Univers CE 45 Light" w:hAnsi="Univers CE 45 Light"/>
          <w:sz w:val="19"/>
          <w:szCs w:val="19"/>
          <w:lang w:val="fr-FR"/>
        </w:rPr>
        <w:instrText xml:space="preserve"> AUTONUMLGL \e </w:instrText>
      </w:r>
      <w:r w:rsidR="00DC4486" w:rsidRPr="004060F4">
        <w:rPr>
          <w:rFonts w:ascii="Univers CE 45 Light" w:hAnsi="Univers CE 45 Light"/>
          <w:sz w:val="19"/>
          <w:szCs w:val="19"/>
        </w:rPr>
        <w:fldChar w:fldCharType="end"/>
      </w:r>
      <w:r w:rsidRPr="00BC3A3D">
        <w:rPr>
          <w:rFonts w:ascii="Univers CE 45 Light" w:hAnsi="Univers CE 45 Light"/>
          <w:sz w:val="19"/>
          <w:szCs w:val="19"/>
          <w:lang w:val="fr-FR"/>
        </w:rPr>
        <w:t>] Pascal Guehl, Fabrice Neyret</w:t>
      </w:r>
      <w:r w:rsidR="00BC3A3D" w:rsidRPr="00BC3A3D">
        <w:rPr>
          <w:rFonts w:ascii="Univers CE 45 Light" w:hAnsi="Univers CE 45 Light"/>
          <w:sz w:val="19"/>
          <w:szCs w:val="19"/>
          <w:lang w:val="fr-FR"/>
        </w:rPr>
        <w:t xml:space="preserve"> – </w:t>
      </w:r>
      <w:hyperlink r:id="rId31" w:history="1">
        <w:r w:rsidR="00BC3A3D" w:rsidRPr="00BC3A3D">
          <w:rPr>
            <w:rStyle w:val="Lienhypertexte"/>
            <w:rFonts w:ascii="Univers CE 45 Light" w:hAnsi="Univers CE 45 Light"/>
            <w:sz w:val="19"/>
            <w:szCs w:val="19"/>
            <w:lang w:val="fr-FR"/>
          </w:rPr>
          <w:t>GigaVoxels, librairie et kit de développement sur GPU pour l'exploration temps-réel et visuellement réaliste d'immenses scènes détaillées à base de SVO</w:t>
        </w:r>
      </w:hyperlink>
      <w:r w:rsidRPr="00BC3A3D">
        <w:rPr>
          <w:rFonts w:ascii="Univers CE 45 Light" w:hAnsi="Univers CE 45 Light"/>
          <w:sz w:val="19"/>
          <w:szCs w:val="19"/>
          <w:lang w:val="fr-FR"/>
        </w:rPr>
        <w:t xml:space="preserve"> – </w:t>
      </w:r>
      <w:r w:rsidR="00BC3A3D">
        <w:rPr>
          <w:rFonts w:ascii="Univers CE 45 Light" w:hAnsi="Univers CE 45 Light"/>
          <w:i/>
          <w:sz w:val="19"/>
          <w:szCs w:val="19"/>
          <w:lang w:val="fr-FR"/>
        </w:rPr>
        <w:t xml:space="preserve">AFIG, Journées </w:t>
      </w:r>
      <w:r w:rsidR="00BC3A3D" w:rsidRPr="00BC3A3D">
        <w:rPr>
          <w:rFonts w:ascii="Univers CE 45 Light" w:hAnsi="Univers CE 45 Light"/>
          <w:i/>
          <w:sz w:val="19"/>
          <w:szCs w:val="19"/>
          <w:lang w:val="fr-FR"/>
        </w:rPr>
        <w:t>de l'Association Française d'Informatique Graphique</w:t>
      </w:r>
      <w:r w:rsidRPr="00BC3A3D">
        <w:rPr>
          <w:rFonts w:ascii="Univers CE 45 Light" w:hAnsi="Univers CE 45 Light"/>
          <w:sz w:val="19"/>
          <w:szCs w:val="19"/>
          <w:lang w:val="fr-FR"/>
        </w:rPr>
        <w:t xml:space="preserve">, </w:t>
      </w:r>
      <w:r w:rsidR="00AF3D39">
        <w:rPr>
          <w:rFonts w:ascii="Univers CE 45 Light" w:hAnsi="Univers CE 45 Light"/>
          <w:sz w:val="19"/>
          <w:szCs w:val="19"/>
          <w:lang w:val="fr-FR"/>
        </w:rPr>
        <w:t xml:space="preserve">Calais, France, </w:t>
      </w:r>
      <w:r w:rsidRPr="00BC3A3D">
        <w:rPr>
          <w:rFonts w:ascii="Univers CE 45 Light" w:hAnsi="Univers CE 45 Light"/>
          <w:sz w:val="19"/>
          <w:szCs w:val="19"/>
          <w:lang w:val="fr-FR"/>
        </w:rPr>
        <w:t>20</w:t>
      </w:r>
      <w:r w:rsidR="00BC3A3D">
        <w:rPr>
          <w:rFonts w:ascii="Univers CE 45 Light" w:hAnsi="Univers CE 45 Light"/>
          <w:sz w:val="19"/>
          <w:szCs w:val="19"/>
          <w:lang w:val="fr-FR"/>
        </w:rPr>
        <w:t>12</w:t>
      </w:r>
    </w:p>
    <w:p w:rsidR="00DF6EC7" w:rsidRDefault="00DF6EC7" w:rsidP="00DF6EC7">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r w:rsidRPr="004060F4">
        <w:rPr>
          <w:rFonts w:ascii="Univers CE 45 Light" w:hAnsi="Univers CE 45 Light"/>
          <w:sz w:val="19"/>
          <w:szCs w:val="19"/>
        </w:rPr>
        <w:t>]</w:t>
      </w:r>
      <w:r w:rsidR="00682F74">
        <w:rPr>
          <w:rFonts w:ascii="Univers CE 45 Light" w:hAnsi="Univers CE 45 Light"/>
          <w:sz w:val="19"/>
          <w:szCs w:val="19"/>
        </w:rPr>
        <w:t xml:space="preserve"> </w:t>
      </w:r>
      <w:r w:rsidR="00AF3D39">
        <w:rPr>
          <w:rFonts w:ascii="Univers CE 45 Light" w:hAnsi="Univers CE 45 Light"/>
          <w:sz w:val="19"/>
          <w:szCs w:val="19"/>
        </w:rPr>
        <w:t>Pascal</w:t>
      </w:r>
      <w:r w:rsidR="00682F74" w:rsidRPr="00682F74">
        <w:rPr>
          <w:rFonts w:ascii="Univers CE 45 Light" w:hAnsi="Univers CE 45 Light"/>
          <w:sz w:val="19"/>
          <w:szCs w:val="19"/>
        </w:rPr>
        <w:t xml:space="preserve"> </w:t>
      </w:r>
      <w:r w:rsidR="00AF3D39">
        <w:rPr>
          <w:rFonts w:ascii="Univers CE 45 Light" w:hAnsi="Univers CE 45 Light"/>
          <w:sz w:val="19"/>
          <w:szCs w:val="19"/>
        </w:rPr>
        <w:t>Guehl, Fabrice Neyret</w:t>
      </w:r>
      <w:r w:rsidRPr="0069216D">
        <w:rPr>
          <w:rFonts w:ascii="Univers CE 45 Light" w:hAnsi="Univers CE 45 Light"/>
          <w:sz w:val="19"/>
          <w:szCs w:val="19"/>
        </w:rPr>
        <w:t xml:space="preserve"> – </w:t>
      </w:r>
      <w:r w:rsidR="00AF3D39" w:rsidRPr="00AF3D39">
        <w:rPr>
          <w:rFonts w:ascii="Univers CE 45 Light" w:hAnsi="Univers CE 45 Light"/>
          <w:sz w:val="19"/>
          <w:szCs w:val="19"/>
        </w:rPr>
        <w:t>GigaVoxels, Real-time Voxel-based Library to Re</w:t>
      </w:r>
      <w:r w:rsidR="00AF3D39">
        <w:rPr>
          <w:rFonts w:ascii="Univers CE 45 Light" w:hAnsi="Univers CE 45 Light"/>
          <w:sz w:val="19"/>
          <w:szCs w:val="19"/>
        </w:rPr>
        <w:t>nder Large and Detailed Objects</w:t>
      </w:r>
      <w:r w:rsidRPr="004060F4">
        <w:rPr>
          <w:rFonts w:ascii="Univers CE 45 Light" w:hAnsi="Univers CE 45 Light"/>
          <w:sz w:val="19"/>
          <w:szCs w:val="19"/>
        </w:rPr>
        <w:t xml:space="preserve"> – </w:t>
      </w:r>
      <w:r w:rsidR="00AF3D39">
        <w:rPr>
          <w:rFonts w:ascii="Univers CE 45 Light" w:hAnsi="Univers CE 45 Light"/>
          <w:i/>
          <w:sz w:val="19"/>
          <w:szCs w:val="19"/>
        </w:rPr>
        <w:t>GTC NVidia (GPU Technology Conference</w:t>
      </w:r>
      <w:r>
        <w:rPr>
          <w:rFonts w:ascii="Univers CE 45 Light" w:hAnsi="Univers CE 45 Light"/>
          <w:i/>
          <w:sz w:val="19"/>
          <w:szCs w:val="19"/>
        </w:rPr>
        <w:t>)</w:t>
      </w:r>
      <w:r w:rsidRPr="004060F4">
        <w:rPr>
          <w:rFonts w:ascii="Univers CE 45 Light" w:hAnsi="Univers CE 45 Light"/>
          <w:sz w:val="19"/>
          <w:szCs w:val="19"/>
        </w:rPr>
        <w:t xml:space="preserve">, </w:t>
      </w:r>
      <w:r w:rsidR="00AF3D39">
        <w:rPr>
          <w:rFonts w:ascii="Univers CE 45 Light" w:hAnsi="Univers CE 45 Light"/>
          <w:sz w:val="19"/>
          <w:szCs w:val="19"/>
        </w:rPr>
        <w:t xml:space="preserve">San Jose, California, </w:t>
      </w:r>
      <w:r w:rsidRPr="004060F4">
        <w:rPr>
          <w:rFonts w:ascii="Univers CE 45 Light" w:hAnsi="Univers CE 45 Light"/>
          <w:sz w:val="19"/>
          <w:szCs w:val="19"/>
        </w:rPr>
        <w:t>20</w:t>
      </w:r>
      <w:r>
        <w:rPr>
          <w:rFonts w:ascii="Univers CE 45 Light" w:hAnsi="Univers CE 45 Light"/>
          <w:sz w:val="19"/>
          <w:szCs w:val="19"/>
        </w:rPr>
        <w:t>1</w:t>
      </w:r>
      <w:r w:rsidR="00AF3D39">
        <w:rPr>
          <w:rFonts w:ascii="Univers CE 45 Light" w:hAnsi="Univers CE 45 Light"/>
          <w:sz w:val="19"/>
          <w:szCs w:val="19"/>
        </w:rPr>
        <w:t>3</w:t>
      </w:r>
    </w:p>
    <w:p w:rsidR="00AF3D39" w:rsidRDefault="00AF3D39" w:rsidP="00AF3D39">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DC4486"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DC4486"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Pr="00682F74">
        <w:rPr>
          <w:rFonts w:ascii="Univers CE 45 Light" w:hAnsi="Univers CE 45 Light"/>
          <w:sz w:val="19"/>
          <w:szCs w:val="19"/>
        </w:rPr>
        <w:t>Mike Ba</w:t>
      </w:r>
      <w:r>
        <w:rPr>
          <w:rFonts w:ascii="Univers CE 45 Light" w:hAnsi="Univers CE 45 Light"/>
          <w:sz w:val="19"/>
          <w:szCs w:val="19"/>
        </w:rPr>
        <w:t>iley, Steve Cunningham</w:t>
      </w:r>
      <w:r w:rsidRPr="0069216D">
        <w:rPr>
          <w:rFonts w:ascii="Univers CE 45 Light" w:hAnsi="Univers CE 45 Light"/>
          <w:sz w:val="19"/>
          <w:szCs w:val="19"/>
        </w:rPr>
        <w:t xml:space="preserve"> – </w:t>
      </w:r>
      <w:r w:rsidRPr="00682F74">
        <w:rPr>
          <w:rFonts w:ascii="Univers CE 45 Light" w:hAnsi="Univers CE 45 Light"/>
          <w:sz w:val="19"/>
          <w:szCs w:val="19"/>
        </w:rPr>
        <w:t>Graphics Shaders: Theory and Practice</w:t>
      </w:r>
      <w:r w:rsidRPr="00C0150B">
        <w:rPr>
          <w:rFonts w:ascii="Univers CE 45 Light" w:hAnsi="Univers CE 45 Light"/>
          <w:sz w:val="19"/>
          <w:szCs w:val="19"/>
        </w:rPr>
        <w:t xml:space="preserve"> (</w:t>
      </w:r>
      <w:r>
        <w:rPr>
          <w:rFonts w:ascii="Univers CE 45 Light" w:hAnsi="Univers CE 45 Light"/>
          <w:sz w:val="19"/>
          <w:szCs w:val="19"/>
        </w:rPr>
        <w:t>Second</w:t>
      </w:r>
      <w:r w:rsidRPr="00C0150B">
        <w:rPr>
          <w:rFonts w:ascii="Univers CE 45 Light" w:hAnsi="Univers CE 45 Light"/>
          <w:sz w:val="19"/>
          <w:szCs w:val="19"/>
        </w:rPr>
        <w:t xml:space="preserve"> Edition)</w:t>
      </w:r>
      <w:r w:rsidRPr="004060F4">
        <w:rPr>
          <w:rFonts w:ascii="Univers CE 45 Light" w:hAnsi="Univers CE 45 Light"/>
          <w:sz w:val="19"/>
          <w:szCs w:val="19"/>
        </w:rPr>
        <w:t xml:space="preserve"> – </w:t>
      </w:r>
      <w:r>
        <w:rPr>
          <w:rFonts w:ascii="Univers CE 45 Light" w:hAnsi="Univers CE 45 Light"/>
          <w:i/>
          <w:sz w:val="19"/>
          <w:szCs w:val="19"/>
        </w:rPr>
        <w:t>Book (</w:t>
      </w:r>
      <w:r w:rsidRPr="003729EE">
        <w:rPr>
          <w:rFonts w:ascii="Univers CE 45 Light" w:hAnsi="Univers CE 45 Light"/>
          <w:i/>
          <w:sz w:val="19"/>
          <w:szCs w:val="19"/>
        </w:rPr>
        <w:t>A K Peters</w:t>
      </w:r>
      <w:r>
        <w:rPr>
          <w:rFonts w:ascii="Univers CE 45 Light" w:hAnsi="Univers CE 45 Light"/>
          <w:i/>
          <w:sz w:val="19"/>
          <w:szCs w:val="19"/>
        </w:rPr>
        <w:t>)</w:t>
      </w:r>
      <w:r w:rsidRPr="004060F4">
        <w:rPr>
          <w:rFonts w:ascii="Univers CE 45 Light" w:hAnsi="Univers CE 45 Light"/>
          <w:sz w:val="19"/>
          <w:szCs w:val="19"/>
        </w:rPr>
        <w:t>, 20</w:t>
      </w:r>
      <w:r>
        <w:rPr>
          <w:rFonts w:ascii="Univers CE 45 Light" w:hAnsi="Univers CE 45 Light"/>
          <w:sz w:val="19"/>
          <w:szCs w:val="19"/>
        </w:rPr>
        <w:t>11</w:t>
      </w:r>
    </w:p>
    <w:p w:rsidR="00AF3D39" w:rsidRPr="00DF6EC7" w:rsidRDefault="00AF3D39" w:rsidP="00AF3D39">
      <w:pPr>
        <w:rPr>
          <w:lang w:eastAsia="fr-FR"/>
        </w:rPr>
      </w:pPr>
    </w:p>
    <w:p w:rsidR="00DF6EC7" w:rsidRPr="00DF6EC7" w:rsidRDefault="00DF6EC7" w:rsidP="00DF6EC7">
      <w:pPr>
        <w:rPr>
          <w:lang w:eastAsia="fr-FR"/>
        </w:rPr>
      </w:pPr>
    </w:p>
    <w:p w:rsidR="00C0150B" w:rsidRPr="00C0150B" w:rsidRDefault="00C0150B" w:rsidP="00C0150B">
      <w:pPr>
        <w:rPr>
          <w:lang w:eastAsia="fr-FR"/>
        </w:rPr>
      </w:pPr>
    </w:p>
    <w:p w:rsidR="003729EE" w:rsidRPr="003729EE" w:rsidRDefault="003729EE" w:rsidP="003729EE">
      <w:pPr>
        <w:rPr>
          <w:lang w:eastAsia="fr-FR"/>
        </w:rPr>
      </w:pPr>
    </w:p>
    <w:p w:rsidR="0069216D" w:rsidRPr="0069216D" w:rsidRDefault="0069216D" w:rsidP="0069216D">
      <w:pPr>
        <w:rPr>
          <w:lang w:eastAsia="fr-FR"/>
        </w:rPr>
      </w:pPr>
    </w:p>
    <w:p w:rsidR="0069216D" w:rsidRPr="0069216D" w:rsidRDefault="0069216D" w:rsidP="0069216D">
      <w:pPr>
        <w:rPr>
          <w:lang w:eastAsia="fr-FR"/>
        </w:rPr>
      </w:pPr>
    </w:p>
    <w:p w:rsidR="006E377D" w:rsidRPr="00094771" w:rsidRDefault="006E377D" w:rsidP="006E377D">
      <w:pPr>
        <w:rPr>
          <w:rFonts w:ascii="Univers CE 45 Light" w:hAnsi="Univers CE 45 Light"/>
          <w:sz w:val="19"/>
          <w:szCs w:val="19"/>
          <w:lang w:eastAsia="fr-FR"/>
        </w:rPr>
      </w:pPr>
    </w:p>
    <w:p w:rsidR="006E377D" w:rsidRPr="00094771" w:rsidRDefault="006E377D" w:rsidP="006E377D">
      <w:pPr>
        <w:rPr>
          <w:rFonts w:ascii="Univers CE 45 Light" w:hAnsi="Univers CE 45 Light"/>
          <w:sz w:val="19"/>
          <w:szCs w:val="19"/>
          <w:lang w:eastAsia="fr-FR"/>
        </w:rPr>
        <w:sectPr w:rsidR="006E377D" w:rsidRPr="00094771" w:rsidSect="00693550">
          <w:pgSz w:w="11906" w:h="16838" w:code="9"/>
          <w:pgMar w:top="238" w:right="1134" w:bottom="244" w:left="249" w:header="284" w:footer="851" w:gutter="0"/>
          <w:cols w:space="708"/>
          <w:docGrid w:linePitch="360"/>
        </w:sectPr>
      </w:pPr>
    </w:p>
    <w:p w:rsidR="00670B71" w:rsidRPr="00094771" w:rsidRDefault="002C7BD7" w:rsidP="002D75BF">
      <w:pPr>
        <w:pStyle w:val="CitationBiblio"/>
        <w:spacing w:before="0"/>
        <w:rPr>
          <w:rFonts w:ascii="Univers CE 45 Light" w:hAnsi="Univers CE 45 Light"/>
          <w:sz w:val="19"/>
          <w:szCs w:val="19"/>
        </w:rPr>
      </w:pPr>
      <w:r>
        <w:rPr>
          <w:rFonts w:ascii="Univers CE 45 Light" w:hAnsi="Univers CE 45 Light"/>
          <w:noProof/>
          <w:snapToGrid/>
          <w:sz w:val="19"/>
          <w:szCs w:val="19"/>
          <w:lang w:val="fr-FR"/>
        </w:rPr>
        <w:lastRenderedPageBreak/>
        <w:drawing>
          <wp:anchor distT="0" distB="0" distL="114300" distR="114300" simplePos="0" relativeHeight="251663359" behindDoc="1" locked="1" layoutInCell="1" allowOverlap="1" wp14:anchorId="3B97A501" wp14:editId="43A1E18B">
            <wp:simplePos x="0" y="0"/>
            <wp:positionH relativeFrom="page">
              <wp:posOffset>12700</wp:posOffset>
            </wp:positionH>
            <wp:positionV relativeFrom="page">
              <wp:posOffset>19050</wp:posOffset>
            </wp:positionV>
            <wp:extent cx="7555230" cy="10687050"/>
            <wp:effectExtent l="19050" t="0" r="7620" b="0"/>
            <wp:wrapNone/>
            <wp:docPr id="7" name="Image 6"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8" cstate="print"/>
                    <a:stretch>
                      <a:fillRect/>
                    </a:stretch>
                  </pic:blipFill>
                  <pic:spPr>
                    <a:xfrm>
                      <a:off x="0" y="0"/>
                      <a:ext cx="7555230" cy="10687050"/>
                    </a:xfrm>
                    <a:prstGeom prst="rect">
                      <a:avLst/>
                    </a:prstGeom>
                  </pic:spPr>
                </pic:pic>
              </a:graphicData>
            </a:graphic>
          </wp:anchor>
        </w:drawing>
      </w:r>
    </w:p>
    <w:p w:rsidR="00670B71" w:rsidRPr="00094771" w:rsidRDefault="00670B71" w:rsidP="00670B71">
      <w:pPr>
        <w:pStyle w:val="CitationBiblio"/>
        <w:numPr>
          <w:ins w:id="18" w:author="Unknown"/>
        </w:numPr>
        <w:rPr>
          <w:rFonts w:ascii="Univers CE 45 Light" w:hAnsi="Univers CE 45 Light"/>
          <w:sz w:val="27"/>
          <w:szCs w:val="27"/>
        </w:rPr>
      </w:pPr>
      <w:r w:rsidRPr="00094771">
        <w:rPr>
          <w:rFonts w:ascii="Univers CE 45 Light" w:hAnsi="Univers CE 45 Light"/>
          <w:sz w:val="19"/>
          <w:szCs w:val="19"/>
        </w:rPr>
        <w:t xml:space="preserve"> </w:t>
      </w:r>
    </w:p>
    <w:p w:rsidR="009C16DD" w:rsidRPr="00094771" w:rsidRDefault="007C4AC6" w:rsidP="009C16DD">
      <w:pPr>
        <w:jc w:val="center"/>
        <w:rPr>
          <w:rFonts w:ascii="Univers CE 45 Light" w:hAnsi="Univers CE 45 Light"/>
          <w:sz w:val="19"/>
          <w:szCs w:val="19"/>
        </w:rPr>
      </w:pPr>
      <w:r>
        <w:rPr>
          <w:rFonts w:ascii="Univers CE 45 Light" w:hAnsi="Univers CE 45 Light"/>
          <w:noProof/>
          <w:sz w:val="19"/>
          <w:szCs w:val="19"/>
          <w:lang w:val="fr-FR" w:eastAsia="fr-FR"/>
        </w:rPr>
        <w:pict>
          <v:shape id="Text Box 9" o:spid="_x0000_s1030" type="#_x0000_t202" style="position:absolute;left:0;text-align:left;margin-left:208.25pt;margin-top:716.65pt;width:238.1pt;height:61.05pt;z-index:25167564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" stroked="f">
            <v:textbox style="mso-next-textbox:#Text Box 9;mso-fit-shape-to-text:t">
              <w:txbxContent>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Publisher</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Domaine de Voluceau - Rocquencourt</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BP 105 - 78153 Le Chesnay Cedex</w:t>
                  </w:r>
                </w:p>
                <w:p w:rsidR="003F46AF" w:rsidRPr="00094771" w:rsidRDefault="003F46AF"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inria.fr</w:t>
                  </w:r>
                </w:p>
                <w:p w:rsidR="003F46AF" w:rsidRPr="006D1F48" w:rsidRDefault="003F46AF" w:rsidP="0090593E">
                  <w:pPr>
                    <w:rPr>
                      <w:rFonts w:ascii="Univers LT 55" w:eastAsiaTheme="minorHAnsi" w:hAnsi="Univers LT 55" w:cs="NimbusSanL-Regu"/>
                      <w:sz w:val="15"/>
                      <w:szCs w:val="15"/>
                      <w:lang w:val="fr-FR"/>
                    </w:rPr>
                  </w:pPr>
                  <w:r w:rsidRPr="006D1F48">
                    <w:rPr>
                      <w:rFonts w:ascii="Univers LT 55" w:eastAsiaTheme="minorHAnsi" w:hAnsi="Univers LT 55" w:cs="NimbusSanL-Regu"/>
                      <w:sz w:val="15"/>
                      <w:szCs w:val="15"/>
                      <w:lang w:val="fr-FR"/>
                    </w:rPr>
                    <w:t>ISSN 0249-6399</w:t>
                  </w:r>
                </w:p>
              </w:txbxContent>
            </v:textbox>
          </v:shape>
        </w:pict>
      </w:r>
    </w:p>
    <w:sectPr w:rsidR="009C16DD" w:rsidRPr="00094771" w:rsidSect="002C7BD7">
      <w:headerReference w:type="first" r:id="rId32"/>
      <w:pgSz w:w="11906" w:h="16838"/>
      <w:pgMar w:top="0" w:right="0" w:bottom="0" w:left="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AC6" w:rsidRPr="00094771" w:rsidRDefault="007C4AC6" w:rsidP="00E510FF">
      <w:pPr>
        <w:rPr>
          <w:sz w:val="19"/>
          <w:szCs w:val="19"/>
        </w:rPr>
      </w:pPr>
      <w:r w:rsidRPr="00094771">
        <w:rPr>
          <w:sz w:val="19"/>
          <w:szCs w:val="19"/>
        </w:rPr>
        <w:separator/>
      </w:r>
    </w:p>
  </w:endnote>
  <w:endnote w:type="continuationSeparator" w:id="0">
    <w:p w:rsidR="007C4AC6" w:rsidRPr="00094771" w:rsidRDefault="007C4AC6" w:rsidP="00E510FF">
      <w:pPr>
        <w:rPr>
          <w:sz w:val="19"/>
          <w:szCs w:val="19"/>
        </w:rPr>
      </w:pPr>
      <w:r w:rsidRPr="00094771">
        <w:rPr>
          <w:sz w:val="19"/>
          <w:szCs w:val="19"/>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CE 45 Light">
    <w:altName w:val="Microsoft YaHei"/>
    <w:charset w:val="00"/>
    <w:family w:val="auto"/>
    <w:pitch w:val="variable"/>
    <w:sig w:usb0="00000001"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Sa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Default="003F46AF" w:rsidP="0014057C">
    <w:pPr>
      <w:pStyle w:val="Pieddepage"/>
      <w:jc w:val="right"/>
      <w:rPr>
        <w:rFonts w:ascii="Univers CE 45 Light" w:hAnsi="Univers CE 45 Light"/>
      </w:rPr>
    </w:pPr>
  </w:p>
  <w:p w:rsidR="003F46AF" w:rsidRPr="0014057C" w:rsidRDefault="003F46AF" w:rsidP="00693550">
    <w:pPr>
      <w:pStyle w:val="Pieddepage"/>
      <w:tabs>
        <w:tab w:val="left" w:pos="10206"/>
      </w:tabs>
      <w:jc w:val="right"/>
      <w:rPr>
        <w:rFonts w:ascii="Univers CE 45 Light" w:hAnsi="Univers CE 45 Ligh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Default="003F46AF" w:rsidP="0014057C">
    <w:pPr>
      <w:pStyle w:val="Pieddepage"/>
      <w:jc w:val="right"/>
      <w:rPr>
        <w:rFonts w:ascii="Univers CE 45 Light" w:hAnsi="Univers CE 45 Light"/>
      </w:rPr>
    </w:pPr>
  </w:p>
  <w:p w:rsidR="003F46AF" w:rsidRPr="0014057C" w:rsidRDefault="003F46AF" w:rsidP="00693550">
    <w:pPr>
      <w:pStyle w:val="Pieddepage"/>
      <w:tabs>
        <w:tab w:val="left" w:pos="10206"/>
      </w:tabs>
      <w:jc w:val="right"/>
      <w:rPr>
        <w:rFonts w:ascii="Univers CE 45 Light" w:hAnsi="Univers CE 45 Light"/>
      </w:rPr>
    </w:pPr>
    <w:r w:rsidRPr="0014057C">
      <w:rPr>
        <w:rFonts w:ascii="Univers CE 45 Light" w:hAnsi="Univers CE 45 Light"/>
      </w:rPr>
      <w:t>Inria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14057C" w:rsidRDefault="003F46AF" w:rsidP="0014057C">
    <w:pPr>
      <w:pStyle w:val="Pieddepage"/>
      <w:ind w:left="567"/>
    </w:pPr>
    <w:r>
      <w:rPr>
        <w:rFonts w:ascii="Univers 57 Condensed" w:hAnsi="Univers 57 Condensed"/>
        <w:sz w:val="21"/>
        <w:szCs w:val="21"/>
      </w:rPr>
      <w:t xml:space="preserve">RT </w:t>
    </w:r>
    <w:r w:rsidRPr="0014057C">
      <w:rPr>
        <w:rFonts w:ascii="Univers 57 Condensed" w:hAnsi="Univers 57 Condensed"/>
        <w:sz w:val="21"/>
        <w:szCs w:val="21"/>
      </w:rPr>
      <w:t xml:space="preserve">N° </w:t>
    </w:r>
    <w:sdt>
      <w:sdtPr>
        <w:rPr>
          <w:rFonts w:ascii="Univers 57 Condensed" w:hAnsi="Univers 57 Condensed"/>
          <w:sz w:val="21"/>
          <w:szCs w:val="21"/>
        </w:rPr>
        <w:alias w:val="Numero"/>
        <w:tag w:val="N°"/>
        <w:id w:val="1190254472"/>
        <w:showingPlcHdr/>
      </w:sdtPr>
      <w:sdtEndPr/>
      <w:sdtContent>
        <w:r w:rsidRPr="0014057C">
          <w:rPr>
            <w:rFonts w:ascii="Univers 57 Condensed" w:hAnsi="Univers 57 Condensed"/>
            <w:sz w:val="21"/>
            <w:szCs w:val="21"/>
          </w:rPr>
          <w:t>9999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AC6" w:rsidRPr="00094771" w:rsidRDefault="007C4AC6" w:rsidP="00E510FF">
      <w:pPr>
        <w:rPr>
          <w:sz w:val="19"/>
          <w:szCs w:val="19"/>
        </w:rPr>
      </w:pPr>
      <w:r>
        <w:t xml:space="preserve"> </w:t>
      </w:r>
    </w:p>
  </w:footnote>
  <w:footnote w:type="continuationSeparator" w:id="0">
    <w:p w:rsidR="007C4AC6" w:rsidRPr="00094771" w:rsidRDefault="007C4AC6" w:rsidP="00E510FF">
      <w:pPr>
        <w:rPr>
          <w:sz w:val="19"/>
          <w:szCs w:val="19"/>
        </w:rPr>
      </w:pPr>
      <w:r w:rsidRPr="00094771">
        <w:rPr>
          <w:sz w:val="19"/>
          <w:szCs w:val="19"/>
        </w:rPr>
        <w:continuationSeparator/>
      </w:r>
    </w:p>
  </w:footnote>
  <w:footnote w:id="1">
    <w:p w:rsidR="003F46AF" w:rsidRPr="008E77AC" w:rsidRDefault="003F46AF" w:rsidP="00CB68FD">
      <w:pPr>
        <w:pStyle w:val="Notedebasdepage"/>
        <w:ind w:left="993"/>
        <w:rPr>
          <w:lang w:val="fr-FR"/>
        </w:rPr>
      </w:pPr>
      <w:r>
        <w:rPr>
          <w:rStyle w:val="Appelnotedebasdep"/>
        </w:rPr>
        <w:footnoteRef/>
      </w:r>
      <w:r w:rsidRPr="00BC28BB">
        <w:rPr>
          <w:lang w:val="fr-FR"/>
        </w:rPr>
        <w:t xml:space="preserve"> </w:t>
      </w:r>
      <w:r>
        <w:rPr>
          <w:lang w:val="fr-FR"/>
        </w:rPr>
        <w:t>Pascal Guehl</w:t>
      </w:r>
      <w:r w:rsidRPr="00BC28BB">
        <w:rPr>
          <w:lang w:val="fr-FR"/>
        </w:rPr>
        <w:t xml:space="preserve"> affiliation – </w:t>
      </w:r>
      <w:r>
        <w:rPr>
          <w:lang w:val="fr-FR"/>
        </w:rPr>
        <w:t>pascal.guehl</w:t>
      </w:r>
      <w:r w:rsidRPr="00BC28BB">
        <w:rPr>
          <w:lang w:val="fr-FR"/>
        </w:rPr>
        <w:t>@inria.fr</w:t>
      </w:r>
    </w:p>
  </w:footnote>
  <w:footnote w:id="2">
    <w:p w:rsidR="003F46AF" w:rsidRPr="008E77AC" w:rsidRDefault="003F46AF" w:rsidP="00CB68FD">
      <w:pPr>
        <w:pStyle w:val="Notedebasdepage"/>
        <w:ind w:left="993"/>
        <w:rPr>
          <w:lang w:val="fr-FR"/>
        </w:rPr>
      </w:pPr>
      <w:r>
        <w:rPr>
          <w:rStyle w:val="Appelnotedebasdep"/>
        </w:rPr>
        <w:footnoteRef/>
      </w:r>
      <w:r>
        <w:rPr>
          <w:lang w:val="fr-FR"/>
        </w:rPr>
        <w:t xml:space="preserve"> Fabrice Neyret</w:t>
      </w:r>
      <w:r w:rsidRPr="00BC28BB">
        <w:rPr>
          <w:lang w:val="fr-FR"/>
        </w:rPr>
        <w:t xml:space="preserve"> affiliation – </w:t>
      </w:r>
      <w:r>
        <w:rPr>
          <w:lang w:val="fr-FR"/>
        </w:rPr>
        <w:t>fabrice.neyret</w:t>
      </w:r>
      <w:r w:rsidRPr="00BC28BB">
        <w:rPr>
          <w:lang w:val="fr-FR"/>
        </w:rPr>
        <w:t>@</w:t>
      </w:r>
      <w:r>
        <w:rPr>
          <w:lang w:val="fr-FR"/>
        </w:rPr>
        <w:t>inria</w:t>
      </w:r>
      <w:r w:rsidRPr="00BC28BB">
        <w:rPr>
          <w:lang w:val="fr-FR"/>
        </w:rPr>
        <w:t>.</w:t>
      </w:r>
      <w:r>
        <w:rPr>
          <w:lang w:val="fr-FR"/>
        </w:rPr>
        <w:t>fr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E76AF3" w:rsidRDefault="003F46AF">
    <w:pPr>
      <w:pStyle w:val="En-tte"/>
      <w:rPr>
        <w:rFonts w:ascii="Univers CE 45 Light" w:hAnsi="Univers CE 45 Light"/>
      </w:rPr>
    </w:pPr>
  </w:p>
  <w:p w:rsidR="003F46AF" w:rsidRDefault="003F46AF" w:rsidP="00693550">
    <w:pPr>
      <w:tabs>
        <w:tab w:val="left" w:pos="10348"/>
      </w:tabs>
      <w:ind w:left="426"/>
      <w:jc w:val="right"/>
      <w:rPr>
        <w:rFonts w:ascii="Univers CE 45 Light" w:hAnsi="Univers CE 45 Light"/>
      </w:rPr>
    </w:pPr>
  </w:p>
  <w:p w:rsidR="003F46AF" w:rsidRPr="005C7FD8" w:rsidRDefault="003F46AF"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3F46AF" w:rsidRDefault="003F46AF" w:rsidP="005C7FD8">
    <w:pPr>
      <w:jc w:val="left"/>
      <w:rPr>
        <w:rFonts w:ascii="Univers CE 45 Light" w:hAnsi="Univers CE 45 Light"/>
        <w:lang w:val="fr-FR"/>
      </w:rPr>
    </w:pPr>
  </w:p>
  <w:p w:rsidR="003F46AF" w:rsidRPr="005C7FD8" w:rsidRDefault="003F46AF" w:rsidP="005C7FD8">
    <w:pPr>
      <w:jc w:val="left"/>
      <w:rPr>
        <w:rFonts w:ascii="Univers CE 45 Light" w:hAnsi="Univers CE 45 Light"/>
        <w:sz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094771" w:rsidRDefault="003F46AF" w:rsidP="002D75BF">
    <w:pPr>
      <w:jc w:val="left"/>
      <w:rPr>
        <w:rFonts w:ascii="Univers LT 45 Light" w:hAnsi="Univers LT 45 Light"/>
        <w:sz w:val="27"/>
        <w:szCs w:val="27"/>
      </w:rPr>
    </w:pPr>
  </w:p>
  <w:p w:rsidR="003F46AF" w:rsidRPr="00094771" w:rsidRDefault="003F46AF" w:rsidP="0068423A">
    <w:pPr>
      <w:pStyle w:val="En-tte"/>
      <w:rPr>
        <w:sz w:val="19"/>
        <w:szCs w:val="1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5C7FD8" w:rsidRDefault="007C4AC6" w:rsidP="0014057C">
    <w:pPr>
      <w:pStyle w:val="En-tte"/>
      <w:pBdr>
        <w:bottom w:val="single" w:sz="6" w:space="1" w:color="auto"/>
      </w:pBdr>
      <w:ind w:left="567"/>
      <w:rPr>
        <w:rFonts w:ascii="Univers CE 45 Light" w:hAnsi="Univers CE 45 Light"/>
      </w:rPr>
    </w:pPr>
    <w:sdt>
      <w:sdtPr>
        <w:rPr>
          <w:rFonts w:ascii="Univers CE 45 Light" w:hAnsi="Univers CE 45 Light"/>
        </w:rPr>
        <w:alias w:val="Titre "/>
        <w:id w:val="1930307886"/>
        <w:dataBinding w:prefixMappings="xmlns:ns0='http://purl.org/dc/elements/1.1/' xmlns:ns1='http://schemas.openxmlformats.org/package/2006/metadata/core-properties' " w:xpath="/ns1:coreProperties[1]/ns0:title[1]" w:storeItemID="{6C3C8BC8-F283-45AE-878A-BAB7291924A1}"/>
        <w:text/>
      </w:sdtPr>
      <w:sdtEndPr/>
      <w:sdtContent>
        <w:r w:rsidR="006F0072">
          <w:rPr>
            <w:rFonts w:ascii="Univers CE 45 Light" w:hAnsi="Univers CE 45 Light"/>
            <w:lang w:val="fr-FR"/>
          </w:rPr>
          <w:t>What is GigaSpace / GigaVoxels ?</w:t>
        </w:r>
      </w:sdtContent>
    </w:sdt>
    <w:r w:rsidR="003F46AF">
      <w:rPr>
        <w:rFonts w:ascii="Univers CE 45 Light" w:hAnsi="Univers CE 45 Light"/>
      </w:rPr>
      <w:t xml:space="preserve"> </w:t>
    </w:r>
    <w:r w:rsidR="003F46AF" w:rsidRPr="005C7FD8">
      <w:rPr>
        <w:rFonts w:ascii="Univers CE 45 Light" w:hAnsi="Univers CE 45 Light"/>
      </w:rPr>
      <w:ptab w:relativeTo="margin" w:alignment="right" w:leader="none"/>
    </w:r>
    <w:r w:rsidR="003F46AF" w:rsidRPr="005C7FD8">
      <w:rPr>
        <w:rFonts w:ascii="Univers CE 45 Light" w:hAnsi="Univers CE 45 Light"/>
      </w:rPr>
      <w:fldChar w:fldCharType="begin"/>
    </w:r>
    <w:r w:rsidR="003F46AF" w:rsidRPr="005C7FD8">
      <w:rPr>
        <w:rFonts w:ascii="Univers CE 45 Light" w:hAnsi="Univers CE 45 Light"/>
      </w:rPr>
      <w:instrText xml:space="preserve"> PAGE   \* MERGEFORMAT </w:instrText>
    </w:r>
    <w:r w:rsidR="003F46AF" w:rsidRPr="005C7FD8">
      <w:rPr>
        <w:rFonts w:ascii="Univers CE 45 Light" w:hAnsi="Univers CE 45 Light"/>
      </w:rPr>
      <w:fldChar w:fldCharType="separate"/>
    </w:r>
    <w:r w:rsidR="009920CD">
      <w:rPr>
        <w:rFonts w:ascii="Univers CE 45 Light" w:hAnsi="Univers CE 45 Light"/>
        <w:noProof/>
      </w:rPr>
      <w:t>5</w:t>
    </w:r>
    <w:r w:rsidR="003F46AF" w:rsidRPr="005C7FD8">
      <w:rPr>
        <w:rFonts w:ascii="Univers CE 45 Light" w:hAnsi="Univers CE 45 Light"/>
      </w:rPr>
      <w:fldChar w:fldCharType="end"/>
    </w:r>
    <w:r w:rsidR="003F46AF" w:rsidRPr="005C7FD8">
      <w:rPr>
        <w:rFonts w:ascii="Univers CE 45 Light" w:hAnsi="Univers CE 45 Light"/>
      </w:rPr>
      <w:br/>
    </w:r>
  </w:p>
  <w:p w:rsidR="00BE0103" w:rsidRPr="00BC28BB" w:rsidRDefault="00BE0103" w:rsidP="00BE0103">
    <w:pPr>
      <w:pStyle w:val="En-tte"/>
      <w:rPr>
        <w:rFonts w:ascii="Univers CE 45 Light" w:hAnsi="Univers CE 45 Light"/>
        <w:lang w:val="fr-FR"/>
      </w:rPr>
    </w:pPr>
  </w:p>
  <w:p w:rsidR="00BE0103" w:rsidRPr="00BC28BB" w:rsidRDefault="00BE0103" w:rsidP="00BE0103">
    <w:pPr>
      <w:tabs>
        <w:tab w:val="left" w:pos="10348"/>
      </w:tabs>
      <w:ind w:left="426"/>
      <w:jc w:val="right"/>
      <w:rPr>
        <w:rFonts w:ascii="Univers CE 45 Light" w:hAnsi="Univers CE 45 Light"/>
        <w:lang w:val="fr-FR"/>
      </w:rPr>
    </w:pPr>
  </w:p>
  <w:p w:rsidR="00BE0103" w:rsidRPr="005C7FD8" w:rsidRDefault="00BE0103" w:rsidP="00BE0103">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BE0103" w:rsidRDefault="00BE0103" w:rsidP="00BE0103">
    <w:pPr>
      <w:jc w:val="left"/>
      <w:rPr>
        <w:rFonts w:ascii="Univers CE 45 Light" w:hAnsi="Univers CE 45 Light"/>
        <w:lang w:val="fr-FR"/>
      </w:rPr>
    </w:pPr>
  </w:p>
  <w:p w:rsidR="00BE0103" w:rsidRPr="005C7FD8" w:rsidRDefault="00BE0103" w:rsidP="00BE0103">
    <w:pPr>
      <w:jc w:val="left"/>
      <w:rPr>
        <w:rFonts w:ascii="Univers CE 45 Light" w:hAnsi="Univers CE 45 Light"/>
        <w:sz w:val="14"/>
      </w:rPr>
    </w:pPr>
  </w:p>
  <w:p w:rsidR="003F46AF" w:rsidRPr="00094771" w:rsidRDefault="003F46AF" w:rsidP="00BE0103">
    <w:pPr>
      <w:pStyle w:val="En-tte"/>
      <w:rPr>
        <w:sz w:val="19"/>
        <w:szCs w:val="19"/>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094771" w:rsidRDefault="003F46AF" w:rsidP="002D75BF">
    <w:pPr>
      <w:jc w:val="left"/>
      <w:rPr>
        <w:rFonts w:ascii="Univers LT 45 Light" w:hAnsi="Univers LT 45 Light"/>
        <w:sz w:val="27"/>
        <w:szCs w:val="27"/>
      </w:rPr>
    </w:pPr>
  </w:p>
  <w:p w:rsidR="003F46AF" w:rsidRPr="00094771" w:rsidRDefault="003F46AF" w:rsidP="0068423A">
    <w:pPr>
      <w:pStyle w:val="En-tte"/>
      <w:rPr>
        <w:sz w:val="19"/>
        <w:szCs w:val="19"/>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Default="003F46AF" w:rsidP="000B3778">
    <w:pPr>
      <w:tabs>
        <w:tab w:val="left" w:pos="426"/>
      </w:tabs>
      <w:ind w:left="425"/>
      <w:rPr>
        <w:rFonts w:ascii="Univers 57 Condensed" w:hAnsi="Univers 57 Condensed"/>
        <w:sz w:val="21"/>
        <w:szCs w:val="21"/>
      </w:rPr>
    </w:pPr>
    <w:r w:rsidRPr="000B3778">
      <w:rPr>
        <w:rFonts w:ascii="Univers 57 Condensed" w:hAnsi="Univers 57 Condensed"/>
        <w:sz w:val="21"/>
        <w:szCs w:val="21"/>
      </w:rPr>
      <w:fldChar w:fldCharType="begin"/>
    </w:r>
    <w:r w:rsidRPr="000B3778">
      <w:rPr>
        <w:rFonts w:ascii="Univers 57 Condensed" w:hAnsi="Univers 57 Condensed"/>
        <w:sz w:val="21"/>
        <w:szCs w:val="21"/>
      </w:rPr>
      <w:instrText xml:space="preserve"> PAGE   \* MERGEFORMAT </w:instrText>
    </w:r>
    <w:r w:rsidRPr="000B3778">
      <w:rPr>
        <w:rFonts w:ascii="Univers 57 Condensed" w:hAnsi="Univers 57 Condensed"/>
        <w:sz w:val="21"/>
        <w:szCs w:val="21"/>
      </w:rPr>
      <w:fldChar w:fldCharType="separate"/>
    </w:r>
    <w:r w:rsidR="0035365A">
      <w:rPr>
        <w:rFonts w:ascii="Univers 57 Condensed" w:hAnsi="Univers 57 Condensed"/>
        <w:noProof/>
        <w:sz w:val="21"/>
        <w:szCs w:val="21"/>
      </w:rPr>
      <w:t>6</w:t>
    </w:r>
    <w:r w:rsidRPr="000B3778">
      <w:rPr>
        <w:rFonts w:ascii="Univers 57 Condensed" w:hAnsi="Univers 57 Condensed"/>
        <w:sz w:val="21"/>
        <w:szCs w:val="21"/>
      </w:rPr>
      <w:fldChar w:fldCharType="end"/>
    </w:r>
    <w:r>
      <w:rPr>
        <w:rFonts w:ascii="Univers 57 Condensed" w:hAnsi="Univers 57 Condensed"/>
        <w:sz w:val="21"/>
        <w:szCs w:val="21"/>
      </w:rPr>
      <w:ptab w:relativeTo="margin" w:alignment="center" w:leader="none"/>
    </w:r>
  </w:p>
  <w:p w:rsidR="003F46AF" w:rsidRPr="00BC28BB" w:rsidRDefault="003F46AF" w:rsidP="000B3778">
    <w:pPr>
      <w:tabs>
        <w:tab w:val="left" w:pos="426"/>
      </w:tabs>
      <w:ind w:left="425"/>
      <w:jc w:val="right"/>
      <w:rPr>
        <w:rFonts w:ascii="Univers 57 Condensed" w:hAnsi="Univers 57 Condensed"/>
        <w:sz w:val="21"/>
        <w:szCs w:val="21"/>
        <w:lang w:val="fr-FR"/>
      </w:rPr>
    </w:pP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sidRPr="00BC28BB">
      <w:rPr>
        <w:rFonts w:ascii="Univers 57 Condensed" w:hAnsi="Univers 57 Condensed"/>
        <w:sz w:val="21"/>
        <w:szCs w:val="21"/>
        <w:lang w:val="fr-FR"/>
      </w:rPr>
      <w:t xml:space="preserve"> </w:t>
    </w:r>
    <w:sdt>
      <w:sdtPr>
        <w:rPr>
          <w:rFonts w:ascii="Univers 57 Condensed" w:hAnsi="Univers 57 Condensed"/>
          <w:sz w:val="21"/>
          <w:szCs w:val="21"/>
        </w:rPr>
        <w:alias w:val="Auteur1"/>
        <w:tag w:val="Auteur1"/>
        <w:id w:val="841200021"/>
      </w:sdtPr>
      <w:sdtEndPr/>
      <w:sdtContent>
        <w:r w:rsidRPr="00CD7934">
          <w:rPr>
            <w:rFonts w:ascii="Univers 57 Condensed" w:hAnsi="Univers 57 Condensed"/>
            <w:sz w:val="21"/>
            <w:szCs w:val="21"/>
            <w:lang w:val="fr-FR"/>
          </w:rPr>
          <w:t>P</w:t>
        </w:r>
        <w:r>
          <w:rPr>
            <w:rFonts w:ascii="Univers 57 Condensed" w:hAnsi="Univers 57 Condensed"/>
            <w:sz w:val="21"/>
            <w:szCs w:val="21"/>
            <w:lang w:val="fr-FR"/>
          </w:rPr>
          <w:t>ascal Guehl</w:t>
        </w:r>
      </w:sdtContent>
    </w:sdt>
    <w:r w:rsidRPr="00BC28BB">
      <w:rPr>
        <w:rFonts w:ascii="Univers 57 Condensed" w:hAnsi="Univers 57 Condensed"/>
        <w:sz w:val="21"/>
        <w:szCs w:val="21"/>
        <w:lang w:val="fr-FR"/>
      </w:rPr>
      <w:t xml:space="preserve"> , </w:t>
    </w:r>
    <w:sdt>
      <w:sdtPr>
        <w:rPr>
          <w:rFonts w:ascii="Univers 57 Condensed" w:hAnsi="Univers 57 Condensed"/>
          <w:sz w:val="21"/>
          <w:szCs w:val="21"/>
        </w:rPr>
        <w:alias w:val="Auteur2"/>
        <w:id w:val="12887456"/>
      </w:sdtPr>
      <w:sdtEndPr/>
      <w:sdtContent>
        <w:r w:rsidRPr="00CD7934">
          <w:rPr>
            <w:rFonts w:ascii="Univers 57 Condensed" w:hAnsi="Univers 57 Condensed"/>
            <w:sz w:val="21"/>
            <w:szCs w:val="21"/>
            <w:lang w:val="fr-FR"/>
          </w:rPr>
          <w:t>F</w:t>
        </w:r>
        <w:r>
          <w:rPr>
            <w:rFonts w:ascii="Univers 57 Condensed" w:hAnsi="Univers 57 Condensed"/>
            <w:sz w:val="21"/>
            <w:szCs w:val="21"/>
            <w:lang w:val="fr-FR"/>
          </w:rPr>
          <w:t>abrice Neyret</w:t>
        </w:r>
      </w:sdtContent>
    </w:sdt>
    <w:r w:rsidRPr="00BC28BB">
      <w:rPr>
        <w:rFonts w:ascii="Univers 57 Condensed" w:hAnsi="Univers 57 Condensed"/>
        <w:sz w:val="21"/>
        <w:szCs w:val="21"/>
        <w:lang w:val="fr-FR"/>
      </w:rPr>
      <w:t xml:space="preserve"> </w:t>
    </w:r>
  </w:p>
  <w:p w:rsidR="003F46AF" w:rsidRPr="00BC28BB" w:rsidRDefault="003F46AF" w:rsidP="00693550">
    <w:pPr>
      <w:pStyle w:val="En-tte"/>
      <w:pBdr>
        <w:bottom w:val="single" w:sz="6" w:space="1" w:color="auto"/>
      </w:pBdr>
      <w:ind w:left="426"/>
      <w:rPr>
        <w:rFonts w:ascii="Univers CE 45 Light" w:hAnsi="Univers CE 45 Light"/>
        <w:lang w:val="fr-FR"/>
      </w:rPr>
    </w:pPr>
  </w:p>
  <w:p w:rsidR="003F46AF" w:rsidRPr="00BC28BB" w:rsidRDefault="003F46AF">
    <w:pPr>
      <w:pStyle w:val="En-tte"/>
      <w:rPr>
        <w:rFonts w:ascii="Univers CE 45 Light" w:hAnsi="Univers CE 45 Light"/>
        <w:lang w:val="fr-FR"/>
      </w:rPr>
    </w:pPr>
  </w:p>
  <w:p w:rsidR="003F46AF" w:rsidRPr="00BC28BB" w:rsidRDefault="003F46AF" w:rsidP="00693550">
    <w:pPr>
      <w:tabs>
        <w:tab w:val="left" w:pos="10348"/>
      </w:tabs>
      <w:ind w:left="426"/>
      <w:jc w:val="right"/>
      <w:rPr>
        <w:rFonts w:ascii="Univers CE 45 Light" w:hAnsi="Univers CE 45 Light"/>
        <w:lang w:val="fr-FR"/>
      </w:rPr>
    </w:pPr>
  </w:p>
  <w:p w:rsidR="003F46AF" w:rsidRPr="005C7FD8" w:rsidRDefault="003F46AF"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3F46AF" w:rsidRDefault="003F46AF" w:rsidP="005C7FD8">
    <w:pPr>
      <w:jc w:val="left"/>
      <w:rPr>
        <w:rFonts w:ascii="Univers CE 45 Light" w:hAnsi="Univers CE 45 Light"/>
        <w:lang w:val="fr-FR"/>
      </w:rPr>
    </w:pPr>
  </w:p>
  <w:p w:rsidR="003F46AF" w:rsidRPr="005C7FD8" w:rsidRDefault="003F46AF" w:rsidP="005C7FD8">
    <w:pPr>
      <w:jc w:val="left"/>
      <w:rPr>
        <w:rFonts w:ascii="Univers CE 45 Light" w:hAnsi="Univers CE 45 Light"/>
        <w:sz w:val="1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6AF" w:rsidRPr="00AD4F31" w:rsidRDefault="003F46AF" w:rsidP="0068423A">
    <w:pPr>
      <w:pStyle w:val="En-tte"/>
      <w:rPr>
        <w:rFonts w:ascii="Univers LT 55" w:hAnsi="Univers LT 55"/>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45pt;height:11.45pt" o:bullet="t">
        <v:imagedata r:id="rId1" o:title="msoBFFE"/>
      </v:shape>
    </w:pict>
  </w:numPicBullet>
  <w:abstractNum w:abstractNumId="0">
    <w:nsid w:val="00224C3C"/>
    <w:multiLevelType w:val="hybridMultilevel"/>
    <w:tmpl w:val="CD78FE66"/>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1">
    <w:nsid w:val="012F0F7E"/>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
    <w:nsid w:val="0A5E5693"/>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
    <w:nsid w:val="0CC47D9A"/>
    <w:multiLevelType w:val="hybridMultilevel"/>
    <w:tmpl w:val="625031F8"/>
    <w:lvl w:ilvl="0" w:tplc="58E8218E">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nsid w:val="100C3E80"/>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5">
    <w:nsid w:val="1E1F3EED"/>
    <w:multiLevelType w:val="hybridMultilevel"/>
    <w:tmpl w:val="A06A95D6"/>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DC147540">
      <w:numFmt w:val="bullet"/>
      <w:lvlText w:val="-"/>
      <w:lvlJc w:val="left"/>
      <w:pPr>
        <w:ind w:left="2869" w:hanging="360"/>
      </w:pPr>
      <w:rPr>
        <w:rFonts w:ascii="Univers CE 45 Light" w:eastAsia="Times New Roman" w:hAnsi="Univers CE 45 Light" w:cs="Times New Roman"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2299055E"/>
    <w:multiLevelType w:val="hybridMultilevel"/>
    <w:tmpl w:val="223482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3216E96"/>
    <w:multiLevelType w:val="hybridMultilevel"/>
    <w:tmpl w:val="783889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4656FFF"/>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9">
    <w:nsid w:val="2E23324D"/>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0">
    <w:nsid w:val="32576ADD"/>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1">
    <w:nsid w:val="39FD640D"/>
    <w:multiLevelType w:val="hybridMultilevel"/>
    <w:tmpl w:val="07F805FA"/>
    <w:lvl w:ilvl="0" w:tplc="46384884">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2">
    <w:nsid w:val="3A6F6236"/>
    <w:multiLevelType w:val="hybridMultilevel"/>
    <w:tmpl w:val="E9E0DF94"/>
    <w:lvl w:ilvl="0" w:tplc="4EDE2D0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F711C3"/>
    <w:multiLevelType w:val="hybridMultilevel"/>
    <w:tmpl w:val="577214D0"/>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415C181E"/>
    <w:multiLevelType w:val="hybridMultilevel"/>
    <w:tmpl w:val="F11454A4"/>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41A34403"/>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6">
    <w:nsid w:val="43A30D78"/>
    <w:multiLevelType w:val="hybridMultilevel"/>
    <w:tmpl w:val="C39CCB9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45882924"/>
    <w:multiLevelType w:val="hybridMultilevel"/>
    <w:tmpl w:val="E880F3D6"/>
    <w:lvl w:ilvl="0" w:tplc="099AA5A8">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8">
    <w:nsid w:val="4B4B362A"/>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19">
    <w:nsid w:val="4C022BDF"/>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0">
    <w:nsid w:val="506630A2"/>
    <w:multiLevelType w:val="hybridMultilevel"/>
    <w:tmpl w:val="F8BC0ACE"/>
    <w:lvl w:ilvl="0" w:tplc="EAC66C30">
      <w:start w:val="1"/>
      <w:numFmt w:val="decimal"/>
      <w:lvlText w:val="%1."/>
      <w:lvlJc w:val="left"/>
      <w:pPr>
        <w:ind w:left="1494"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1">
    <w:nsid w:val="50E229FE"/>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2">
    <w:nsid w:val="52096237"/>
    <w:multiLevelType w:val="hybridMultilevel"/>
    <w:tmpl w:val="6736D84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CF152A"/>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4">
    <w:nsid w:val="5A621CFC"/>
    <w:multiLevelType w:val="hybridMultilevel"/>
    <w:tmpl w:val="656C362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5A9B3C8E"/>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6">
    <w:nsid w:val="5F0E5656"/>
    <w:multiLevelType w:val="hybridMultilevel"/>
    <w:tmpl w:val="97A87BC0"/>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7">
    <w:nsid w:val="604929E4"/>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28">
    <w:nsid w:val="6112339C"/>
    <w:multiLevelType w:val="hybridMultilevel"/>
    <w:tmpl w:val="3104D2B4"/>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61C4625A"/>
    <w:multiLevelType w:val="hybridMultilevel"/>
    <w:tmpl w:val="C36C832E"/>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30">
    <w:nsid w:val="634818BA"/>
    <w:multiLevelType w:val="hybridMultilevel"/>
    <w:tmpl w:val="7E560A62"/>
    <w:lvl w:ilvl="0" w:tplc="A0A69C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1">
    <w:nsid w:val="63AF7FF6"/>
    <w:multiLevelType w:val="multilevel"/>
    <w:tmpl w:val="ADFC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B6034E"/>
    <w:multiLevelType w:val="hybridMultilevel"/>
    <w:tmpl w:val="DEE8F2BC"/>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3">
    <w:nsid w:val="654D0EA2"/>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4">
    <w:nsid w:val="694E32AC"/>
    <w:multiLevelType w:val="hybridMultilevel"/>
    <w:tmpl w:val="3A4A748A"/>
    <w:lvl w:ilvl="0" w:tplc="040C000F">
      <w:start w:val="1"/>
      <w:numFmt w:val="decimal"/>
      <w:lvlText w:val="%1."/>
      <w:lvlJc w:val="lef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5">
    <w:nsid w:val="6D522098"/>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6">
    <w:nsid w:val="6DAA4EF1"/>
    <w:multiLevelType w:val="hybridMultilevel"/>
    <w:tmpl w:val="8C6EBC0C"/>
    <w:lvl w:ilvl="0" w:tplc="8D76607A">
      <w:numFmt w:val="bullet"/>
      <w:lvlText w:val="-"/>
      <w:lvlJc w:val="left"/>
      <w:pPr>
        <w:ind w:left="1069" w:hanging="360"/>
      </w:pPr>
      <w:rPr>
        <w:rFonts w:ascii="Univers CE 45 Light" w:eastAsia="Times New Roman" w:hAnsi="Univers CE 45 Light"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nsid w:val="7188519C"/>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38">
    <w:nsid w:val="74D7389B"/>
    <w:multiLevelType w:val="hybridMultilevel"/>
    <w:tmpl w:val="97FE7288"/>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9">
    <w:nsid w:val="788736D7"/>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40">
    <w:nsid w:val="7AFC6A00"/>
    <w:multiLevelType w:val="hybridMultilevel"/>
    <w:tmpl w:val="7FD0D4BA"/>
    <w:lvl w:ilvl="0" w:tplc="A828A7A6">
      <w:start w:val="1"/>
      <w:numFmt w:val="decimal"/>
      <w:lvlText w:val="%1."/>
      <w:lvlJc w:val="left"/>
      <w:pPr>
        <w:ind w:left="1656" w:hanging="360"/>
      </w:pPr>
      <w:rPr>
        <w:rFonts w:hint="default"/>
      </w:r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num w:numId="1">
    <w:abstractNumId w:val="30"/>
  </w:num>
  <w:num w:numId="2">
    <w:abstractNumId w:val="20"/>
  </w:num>
  <w:num w:numId="3">
    <w:abstractNumId w:val="29"/>
  </w:num>
  <w:num w:numId="4">
    <w:abstractNumId w:val="0"/>
  </w:num>
  <w:num w:numId="5">
    <w:abstractNumId w:val="3"/>
  </w:num>
  <w:num w:numId="6">
    <w:abstractNumId w:val="19"/>
  </w:num>
  <w:num w:numId="7">
    <w:abstractNumId w:val="12"/>
  </w:num>
  <w:num w:numId="8">
    <w:abstractNumId w:val="26"/>
  </w:num>
  <w:num w:numId="9">
    <w:abstractNumId w:val="13"/>
  </w:num>
  <w:num w:numId="10">
    <w:abstractNumId w:val="24"/>
  </w:num>
  <w:num w:numId="11">
    <w:abstractNumId w:val="5"/>
  </w:num>
  <w:num w:numId="12">
    <w:abstractNumId w:val="28"/>
  </w:num>
  <w:num w:numId="13">
    <w:abstractNumId w:val="16"/>
  </w:num>
  <w:num w:numId="14">
    <w:abstractNumId w:val="7"/>
  </w:num>
  <w:num w:numId="15">
    <w:abstractNumId w:val="21"/>
  </w:num>
  <w:num w:numId="16">
    <w:abstractNumId w:val="14"/>
  </w:num>
  <w:num w:numId="17">
    <w:abstractNumId w:val="32"/>
  </w:num>
  <w:num w:numId="18">
    <w:abstractNumId w:val="38"/>
  </w:num>
  <w:num w:numId="19">
    <w:abstractNumId w:val="6"/>
  </w:num>
  <w:num w:numId="20">
    <w:abstractNumId w:val="39"/>
  </w:num>
  <w:num w:numId="21">
    <w:abstractNumId w:val="36"/>
  </w:num>
  <w:num w:numId="22">
    <w:abstractNumId w:val="22"/>
  </w:num>
  <w:num w:numId="23">
    <w:abstractNumId w:val="34"/>
  </w:num>
  <w:num w:numId="24">
    <w:abstractNumId w:val="8"/>
  </w:num>
  <w:num w:numId="25">
    <w:abstractNumId w:val="27"/>
  </w:num>
  <w:num w:numId="26">
    <w:abstractNumId w:val="33"/>
  </w:num>
  <w:num w:numId="27">
    <w:abstractNumId w:val="15"/>
  </w:num>
  <w:num w:numId="28">
    <w:abstractNumId w:val="18"/>
  </w:num>
  <w:num w:numId="29">
    <w:abstractNumId w:val="1"/>
  </w:num>
  <w:num w:numId="30">
    <w:abstractNumId w:val="2"/>
  </w:num>
  <w:num w:numId="31">
    <w:abstractNumId w:val="23"/>
  </w:num>
  <w:num w:numId="32">
    <w:abstractNumId w:val="40"/>
  </w:num>
  <w:num w:numId="33">
    <w:abstractNumId w:val="17"/>
  </w:num>
  <w:num w:numId="34">
    <w:abstractNumId w:val="9"/>
  </w:num>
  <w:num w:numId="35">
    <w:abstractNumId w:val="37"/>
  </w:num>
  <w:num w:numId="36">
    <w:abstractNumId w:val="25"/>
  </w:num>
  <w:num w:numId="37">
    <w:abstractNumId w:val="31"/>
  </w:num>
  <w:num w:numId="38">
    <w:abstractNumId w:val="10"/>
  </w:num>
  <w:num w:numId="39">
    <w:abstractNumId w:val="35"/>
  </w:num>
  <w:num w:numId="40">
    <w:abstractNumId w:val="4"/>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isplayBackgroundShape/>
  <w:attachedTemplate r:id="rId1"/>
  <w:documentProtection w:edit="readOnly" w:enforcement="0"/>
  <w:defaultTabStop w:val="851"/>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28BB"/>
    <w:rsid w:val="00001EB2"/>
    <w:rsid w:val="00002B9C"/>
    <w:rsid w:val="0001433E"/>
    <w:rsid w:val="00014497"/>
    <w:rsid w:val="00014780"/>
    <w:rsid w:val="000249AC"/>
    <w:rsid w:val="00030396"/>
    <w:rsid w:val="0003594E"/>
    <w:rsid w:val="000525A9"/>
    <w:rsid w:val="00052FB2"/>
    <w:rsid w:val="00053F17"/>
    <w:rsid w:val="00062838"/>
    <w:rsid w:val="00063138"/>
    <w:rsid w:val="00066211"/>
    <w:rsid w:val="00072C1D"/>
    <w:rsid w:val="00080259"/>
    <w:rsid w:val="0008154D"/>
    <w:rsid w:val="00082B5A"/>
    <w:rsid w:val="00094771"/>
    <w:rsid w:val="000A251B"/>
    <w:rsid w:val="000A7FE3"/>
    <w:rsid w:val="000B3778"/>
    <w:rsid w:val="000B4C11"/>
    <w:rsid w:val="000C1078"/>
    <w:rsid w:val="000C20F5"/>
    <w:rsid w:val="000C2164"/>
    <w:rsid w:val="000C5BE6"/>
    <w:rsid w:val="000D2E27"/>
    <w:rsid w:val="000D4A65"/>
    <w:rsid w:val="000E192B"/>
    <w:rsid w:val="000E7AD8"/>
    <w:rsid w:val="000F2017"/>
    <w:rsid w:val="000F6059"/>
    <w:rsid w:val="000F6107"/>
    <w:rsid w:val="000F66C8"/>
    <w:rsid w:val="000F6F7D"/>
    <w:rsid w:val="0010033C"/>
    <w:rsid w:val="0010709F"/>
    <w:rsid w:val="0011087F"/>
    <w:rsid w:val="001121FF"/>
    <w:rsid w:val="0011612B"/>
    <w:rsid w:val="0012063C"/>
    <w:rsid w:val="00131952"/>
    <w:rsid w:val="001337C8"/>
    <w:rsid w:val="001360B7"/>
    <w:rsid w:val="0014057C"/>
    <w:rsid w:val="00140852"/>
    <w:rsid w:val="00141DCB"/>
    <w:rsid w:val="0014347F"/>
    <w:rsid w:val="001509A8"/>
    <w:rsid w:val="00152E68"/>
    <w:rsid w:val="00156684"/>
    <w:rsid w:val="00160F0F"/>
    <w:rsid w:val="001655EF"/>
    <w:rsid w:val="00165E65"/>
    <w:rsid w:val="001710F9"/>
    <w:rsid w:val="001716BD"/>
    <w:rsid w:val="00180D4F"/>
    <w:rsid w:val="001829BD"/>
    <w:rsid w:val="001869CB"/>
    <w:rsid w:val="00194369"/>
    <w:rsid w:val="00196484"/>
    <w:rsid w:val="001A2961"/>
    <w:rsid w:val="001A40D4"/>
    <w:rsid w:val="001B2223"/>
    <w:rsid w:val="001C1D72"/>
    <w:rsid w:val="001C2348"/>
    <w:rsid w:val="001C74C4"/>
    <w:rsid w:val="001D6E6C"/>
    <w:rsid w:val="001E0D34"/>
    <w:rsid w:val="001F3BE1"/>
    <w:rsid w:val="002055B3"/>
    <w:rsid w:val="00206ABC"/>
    <w:rsid w:val="0021444F"/>
    <w:rsid w:val="00221E55"/>
    <w:rsid w:val="00237983"/>
    <w:rsid w:val="00241F69"/>
    <w:rsid w:val="00241F7F"/>
    <w:rsid w:val="00251B2A"/>
    <w:rsid w:val="0025231E"/>
    <w:rsid w:val="00256CDC"/>
    <w:rsid w:val="00270913"/>
    <w:rsid w:val="00272308"/>
    <w:rsid w:val="0027264C"/>
    <w:rsid w:val="002802E1"/>
    <w:rsid w:val="002808DA"/>
    <w:rsid w:val="00280AD7"/>
    <w:rsid w:val="0028101B"/>
    <w:rsid w:val="0028360C"/>
    <w:rsid w:val="00287C5A"/>
    <w:rsid w:val="00293A28"/>
    <w:rsid w:val="00296D0E"/>
    <w:rsid w:val="002A0096"/>
    <w:rsid w:val="002B1E78"/>
    <w:rsid w:val="002B4BF3"/>
    <w:rsid w:val="002C7BD7"/>
    <w:rsid w:val="002C7E4B"/>
    <w:rsid w:val="002D2E59"/>
    <w:rsid w:val="002D4037"/>
    <w:rsid w:val="002D499F"/>
    <w:rsid w:val="002D602A"/>
    <w:rsid w:val="002D6DFE"/>
    <w:rsid w:val="002D75BF"/>
    <w:rsid w:val="002D7AEC"/>
    <w:rsid w:val="003137D1"/>
    <w:rsid w:val="00320C47"/>
    <w:rsid w:val="00331C85"/>
    <w:rsid w:val="003336E0"/>
    <w:rsid w:val="003460CE"/>
    <w:rsid w:val="003522E5"/>
    <w:rsid w:val="00352AE5"/>
    <w:rsid w:val="00352BED"/>
    <w:rsid w:val="0035365A"/>
    <w:rsid w:val="00355380"/>
    <w:rsid w:val="00355A69"/>
    <w:rsid w:val="00355D03"/>
    <w:rsid w:val="00360B0F"/>
    <w:rsid w:val="00371A52"/>
    <w:rsid w:val="003729EE"/>
    <w:rsid w:val="003956D8"/>
    <w:rsid w:val="003A34A5"/>
    <w:rsid w:val="003A5C4E"/>
    <w:rsid w:val="003C1016"/>
    <w:rsid w:val="003C2CE7"/>
    <w:rsid w:val="003C3D25"/>
    <w:rsid w:val="003E52B8"/>
    <w:rsid w:val="003E5BF2"/>
    <w:rsid w:val="003F314C"/>
    <w:rsid w:val="003F46AF"/>
    <w:rsid w:val="004056A8"/>
    <w:rsid w:val="00405A82"/>
    <w:rsid w:val="004060F4"/>
    <w:rsid w:val="00411C2B"/>
    <w:rsid w:val="0041507F"/>
    <w:rsid w:val="00417DF4"/>
    <w:rsid w:val="004245D6"/>
    <w:rsid w:val="00427B63"/>
    <w:rsid w:val="00427EC1"/>
    <w:rsid w:val="00442C8C"/>
    <w:rsid w:val="00445099"/>
    <w:rsid w:val="00453104"/>
    <w:rsid w:val="004537A3"/>
    <w:rsid w:val="00457A7E"/>
    <w:rsid w:val="00463FEF"/>
    <w:rsid w:val="00465AA7"/>
    <w:rsid w:val="00476F48"/>
    <w:rsid w:val="00477A4C"/>
    <w:rsid w:val="00487AA8"/>
    <w:rsid w:val="0049741D"/>
    <w:rsid w:val="004A095F"/>
    <w:rsid w:val="004A0CFC"/>
    <w:rsid w:val="004B1F57"/>
    <w:rsid w:val="004D0ED7"/>
    <w:rsid w:val="004D21FD"/>
    <w:rsid w:val="004D5F3E"/>
    <w:rsid w:val="004D6E78"/>
    <w:rsid w:val="004D7086"/>
    <w:rsid w:val="004E442F"/>
    <w:rsid w:val="004E6561"/>
    <w:rsid w:val="004F74DF"/>
    <w:rsid w:val="00500942"/>
    <w:rsid w:val="00503478"/>
    <w:rsid w:val="00503C59"/>
    <w:rsid w:val="0050455B"/>
    <w:rsid w:val="00507887"/>
    <w:rsid w:val="005167D9"/>
    <w:rsid w:val="00517B44"/>
    <w:rsid w:val="005313A7"/>
    <w:rsid w:val="00536A72"/>
    <w:rsid w:val="00541AF0"/>
    <w:rsid w:val="00551AFC"/>
    <w:rsid w:val="00582238"/>
    <w:rsid w:val="005854D5"/>
    <w:rsid w:val="00591934"/>
    <w:rsid w:val="00595448"/>
    <w:rsid w:val="005A3CE8"/>
    <w:rsid w:val="005A4E93"/>
    <w:rsid w:val="005A66F6"/>
    <w:rsid w:val="005B0D2F"/>
    <w:rsid w:val="005B3F47"/>
    <w:rsid w:val="005C2434"/>
    <w:rsid w:val="005C7FD8"/>
    <w:rsid w:val="005D27D3"/>
    <w:rsid w:val="005D48DC"/>
    <w:rsid w:val="005E05AF"/>
    <w:rsid w:val="00601C6E"/>
    <w:rsid w:val="006057CC"/>
    <w:rsid w:val="00610FE6"/>
    <w:rsid w:val="00613BEF"/>
    <w:rsid w:val="0063762E"/>
    <w:rsid w:val="00645EAE"/>
    <w:rsid w:val="00650482"/>
    <w:rsid w:val="00661EBC"/>
    <w:rsid w:val="0066317B"/>
    <w:rsid w:val="00664A73"/>
    <w:rsid w:val="00664FD0"/>
    <w:rsid w:val="00667322"/>
    <w:rsid w:val="00670B71"/>
    <w:rsid w:val="00672719"/>
    <w:rsid w:val="00682F74"/>
    <w:rsid w:val="0068326D"/>
    <w:rsid w:val="0068423A"/>
    <w:rsid w:val="0068458E"/>
    <w:rsid w:val="00685665"/>
    <w:rsid w:val="00691224"/>
    <w:rsid w:val="0069216D"/>
    <w:rsid w:val="00693550"/>
    <w:rsid w:val="006943B2"/>
    <w:rsid w:val="00697624"/>
    <w:rsid w:val="006C54CF"/>
    <w:rsid w:val="006D1F48"/>
    <w:rsid w:val="006E0864"/>
    <w:rsid w:val="006E377D"/>
    <w:rsid w:val="006F0072"/>
    <w:rsid w:val="006F2F40"/>
    <w:rsid w:val="006F42DE"/>
    <w:rsid w:val="007026FE"/>
    <w:rsid w:val="00710762"/>
    <w:rsid w:val="00724158"/>
    <w:rsid w:val="00732480"/>
    <w:rsid w:val="00732C13"/>
    <w:rsid w:val="00744876"/>
    <w:rsid w:val="00751A82"/>
    <w:rsid w:val="00761D46"/>
    <w:rsid w:val="00766C43"/>
    <w:rsid w:val="00771F06"/>
    <w:rsid w:val="00776A2E"/>
    <w:rsid w:val="00793922"/>
    <w:rsid w:val="007A4A56"/>
    <w:rsid w:val="007A6AA8"/>
    <w:rsid w:val="007A704D"/>
    <w:rsid w:val="007B245D"/>
    <w:rsid w:val="007B2B5F"/>
    <w:rsid w:val="007B66EB"/>
    <w:rsid w:val="007B7A62"/>
    <w:rsid w:val="007C0207"/>
    <w:rsid w:val="007C2053"/>
    <w:rsid w:val="007C4AC6"/>
    <w:rsid w:val="007C67EF"/>
    <w:rsid w:val="007D02C1"/>
    <w:rsid w:val="007D06CD"/>
    <w:rsid w:val="007D09EF"/>
    <w:rsid w:val="007D0E1E"/>
    <w:rsid w:val="007E1CA7"/>
    <w:rsid w:val="007F0C57"/>
    <w:rsid w:val="007F2BE4"/>
    <w:rsid w:val="007F2F6F"/>
    <w:rsid w:val="0080086B"/>
    <w:rsid w:val="00813765"/>
    <w:rsid w:val="008147D9"/>
    <w:rsid w:val="008162DA"/>
    <w:rsid w:val="00820F9F"/>
    <w:rsid w:val="00824BCA"/>
    <w:rsid w:val="00825209"/>
    <w:rsid w:val="008327E6"/>
    <w:rsid w:val="00834845"/>
    <w:rsid w:val="00844853"/>
    <w:rsid w:val="008478A9"/>
    <w:rsid w:val="00857AE2"/>
    <w:rsid w:val="00871F65"/>
    <w:rsid w:val="00891A8A"/>
    <w:rsid w:val="00892AEA"/>
    <w:rsid w:val="008957CA"/>
    <w:rsid w:val="008A0604"/>
    <w:rsid w:val="008A65EE"/>
    <w:rsid w:val="008A79D8"/>
    <w:rsid w:val="008B01A2"/>
    <w:rsid w:val="008B0B4C"/>
    <w:rsid w:val="008B0C39"/>
    <w:rsid w:val="008C22C5"/>
    <w:rsid w:val="008C24E9"/>
    <w:rsid w:val="008D0A03"/>
    <w:rsid w:val="008D32A8"/>
    <w:rsid w:val="008D3BC8"/>
    <w:rsid w:val="008E3243"/>
    <w:rsid w:val="008E353A"/>
    <w:rsid w:val="008E39F4"/>
    <w:rsid w:val="008E668A"/>
    <w:rsid w:val="008E77AC"/>
    <w:rsid w:val="008F62C6"/>
    <w:rsid w:val="008F761A"/>
    <w:rsid w:val="0090593E"/>
    <w:rsid w:val="00905E3B"/>
    <w:rsid w:val="00935BDE"/>
    <w:rsid w:val="00937662"/>
    <w:rsid w:val="00943F5D"/>
    <w:rsid w:val="009445B5"/>
    <w:rsid w:val="00944F66"/>
    <w:rsid w:val="00955A74"/>
    <w:rsid w:val="00956825"/>
    <w:rsid w:val="00957B4A"/>
    <w:rsid w:val="00960173"/>
    <w:rsid w:val="00962369"/>
    <w:rsid w:val="00963B0F"/>
    <w:rsid w:val="009723DA"/>
    <w:rsid w:val="00986258"/>
    <w:rsid w:val="009877C6"/>
    <w:rsid w:val="0099019B"/>
    <w:rsid w:val="0099100F"/>
    <w:rsid w:val="009920CD"/>
    <w:rsid w:val="009925C7"/>
    <w:rsid w:val="009A3627"/>
    <w:rsid w:val="009B09BC"/>
    <w:rsid w:val="009B22EE"/>
    <w:rsid w:val="009B281B"/>
    <w:rsid w:val="009B7F11"/>
    <w:rsid w:val="009C04B8"/>
    <w:rsid w:val="009C16DD"/>
    <w:rsid w:val="009C52CE"/>
    <w:rsid w:val="009D0108"/>
    <w:rsid w:val="009D70BD"/>
    <w:rsid w:val="009E490B"/>
    <w:rsid w:val="009E6732"/>
    <w:rsid w:val="00A06527"/>
    <w:rsid w:val="00A37977"/>
    <w:rsid w:val="00A408EC"/>
    <w:rsid w:val="00A438F3"/>
    <w:rsid w:val="00A45D1C"/>
    <w:rsid w:val="00A5015C"/>
    <w:rsid w:val="00A70890"/>
    <w:rsid w:val="00A71114"/>
    <w:rsid w:val="00A7171D"/>
    <w:rsid w:val="00A71BA8"/>
    <w:rsid w:val="00A72CBE"/>
    <w:rsid w:val="00A84103"/>
    <w:rsid w:val="00A915A8"/>
    <w:rsid w:val="00AA2A93"/>
    <w:rsid w:val="00AA59FA"/>
    <w:rsid w:val="00AA6C1C"/>
    <w:rsid w:val="00AB0BF9"/>
    <w:rsid w:val="00AB6948"/>
    <w:rsid w:val="00AB6C1A"/>
    <w:rsid w:val="00AC6ADD"/>
    <w:rsid w:val="00AD4F31"/>
    <w:rsid w:val="00AE2CA0"/>
    <w:rsid w:val="00AF3D39"/>
    <w:rsid w:val="00AF794F"/>
    <w:rsid w:val="00AF7AB6"/>
    <w:rsid w:val="00B00DEB"/>
    <w:rsid w:val="00B0709A"/>
    <w:rsid w:val="00B072F2"/>
    <w:rsid w:val="00B121A2"/>
    <w:rsid w:val="00B20270"/>
    <w:rsid w:val="00B33E25"/>
    <w:rsid w:val="00B33F1A"/>
    <w:rsid w:val="00B34E58"/>
    <w:rsid w:val="00B35125"/>
    <w:rsid w:val="00B35B29"/>
    <w:rsid w:val="00B36C91"/>
    <w:rsid w:val="00B3781A"/>
    <w:rsid w:val="00B46297"/>
    <w:rsid w:val="00B46D6B"/>
    <w:rsid w:val="00B551F4"/>
    <w:rsid w:val="00B57134"/>
    <w:rsid w:val="00B625D8"/>
    <w:rsid w:val="00B63655"/>
    <w:rsid w:val="00B76709"/>
    <w:rsid w:val="00B8649A"/>
    <w:rsid w:val="00B90583"/>
    <w:rsid w:val="00B90D20"/>
    <w:rsid w:val="00B970AF"/>
    <w:rsid w:val="00B978BE"/>
    <w:rsid w:val="00BA0408"/>
    <w:rsid w:val="00BA144A"/>
    <w:rsid w:val="00BA54B5"/>
    <w:rsid w:val="00BA5D59"/>
    <w:rsid w:val="00BB4C0B"/>
    <w:rsid w:val="00BB5802"/>
    <w:rsid w:val="00BC28BB"/>
    <w:rsid w:val="00BC2A0F"/>
    <w:rsid w:val="00BC3A3D"/>
    <w:rsid w:val="00BC6C76"/>
    <w:rsid w:val="00BE0103"/>
    <w:rsid w:val="00BE4D9E"/>
    <w:rsid w:val="00BE7634"/>
    <w:rsid w:val="00BF083B"/>
    <w:rsid w:val="00BF4017"/>
    <w:rsid w:val="00C0150B"/>
    <w:rsid w:val="00C05827"/>
    <w:rsid w:val="00C12487"/>
    <w:rsid w:val="00C16035"/>
    <w:rsid w:val="00C16D06"/>
    <w:rsid w:val="00C250B9"/>
    <w:rsid w:val="00C37842"/>
    <w:rsid w:val="00C412EC"/>
    <w:rsid w:val="00C43797"/>
    <w:rsid w:val="00C44AF6"/>
    <w:rsid w:val="00C548F0"/>
    <w:rsid w:val="00C6076D"/>
    <w:rsid w:val="00C662F1"/>
    <w:rsid w:val="00C67867"/>
    <w:rsid w:val="00C74E3A"/>
    <w:rsid w:val="00C74E86"/>
    <w:rsid w:val="00C761C5"/>
    <w:rsid w:val="00C809D4"/>
    <w:rsid w:val="00C80A23"/>
    <w:rsid w:val="00C879E4"/>
    <w:rsid w:val="00C93BF1"/>
    <w:rsid w:val="00CA02F6"/>
    <w:rsid w:val="00CA75E8"/>
    <w:rsid w:val="00CB4EC5"/>
    <w:rsid w:val="00CB5C7E"/>
    <w:rsid w:val="00CB68FD"/>
    <w:rsid w:val="00CC4536"/>
    <w:rsid w:val="00CC7D17"/>
    <w:rsid w:val="00CD1C4B"/>
    <w:rsid w:val="00CD4006"/>
    <w:rsid w:val="00CD7934"/>
    <w:rsid w:val="00CE7B43"/>
    <w:rsid w:val="00D04318"/>
    <w:rsid w:val="00D06754"/>
    <w:rsid w:val="00D20625"/>
    <w:rsid w:val="00D331BA"/>
    <w:rsid w:val="00D34E7A"/>
    <w:rsid w:val="00D41115"/>
    <w:rsid w:val="00D4317F"/>
    <w:rsid w:val="00D43C1B"/>
    <w:rsid w:val="00D51F16"/>
    <w:rsid w:val="00D56021"/>
    <w:rsid w:val="00D561C0"/>
    <w:rsid w:val="00D6782E"/>
    <w:rsid w:val="00D67FC6"/>
    <w:rsid w:val="00D70671"/>
    <w:rsid w:val="00D753E3"/>
    <w:rsid w:val="00D8149A"/>
    <w:rsid w:val="00D816D5"/>
    <w:rsid w:val="00D81B28"/>
    <w:rsid w:val="00DA0E58"/>
    <w:rsid w:val="00DA27DC"/>
    <w:rsid w:val="00DB0706"/>
    <w:rsid w:val="00DB1D62"/>
    <w:rsid w:val="00DB5DCD"/>
    <w:rsid w:val="00DB732C"/>
    <w:rsid w:val="00DB7C62"/>
    <w:rsid w:val="00DC4486"/>
    <w:rsid w:val="00DD3D56"/>
    <w:rsid w:val="00DE06E0"/>
    <w:rsid w:val="00DF4399"/>
    <w:rsid w:val="00DF6EC7"/>
    <w:rsid w:val="00E145A3"/>
    <w:rsid w:val="00E15B9F"/>
    <w:rsid w:val="00E16B0E"/>
    <w:rsid w:val="00E17E45"/>
    <w:rsid w:val="00E272B2"/>
    <w:rsid w:val="00E2755C"/>
    <w:rsid w:val="00E35F2B"/>
    <w:rsid w:val="00E37548"/>
    <w:rsid w:val="00E43CFB"/>
    <w:rsid w:val="00E44B46"/>
    <w:rsid w:val="00E47939"/>
    <w:rsid w:val="00E510FF"/>
    <w:rsid w:val="00E52621"/>
    <w:rsid w:val="00E52BD0"/>
    <w:rsid w:val="00E601C4"/>
    <w:rsid w:val="00E605B0"/>
    <w:rsid w:val="00E763D3"/>
    <w:rsid w:val="00E76740"/>
    <w:rsid w:val="00E76AF3"/>
    <w:rsid w:val="00E8373B"/>
    <w:rsid w:val="00E95465"/>
    <w:rsid w:val="00EA32BD"/>
    <w:rsid w:val="00EA5C34"/>
    <w:rsid w:val="00EA6C89"/>
    <w:rsid w:val="00EA6D9B"/>
    <w:rsid w:val="00EB66A3"/>
    <w:rsid w:val="00EC2875"/>
    <w:rsid w:val="00EC2925"/>
    <w:rsid w:val="00EC4060"/>
    <w:rsid w:val="00EC4D96"/>
    <w:rsid w:val="00EC5067"/>
    <w:rsid w:val="00EC5C3B"/>
    <w:rsid w:val="00EC64D9"/>
    <w:rsid w:val="00EC6897"/>
    <w:rsid w:val="00ED0C50"/>
    <w:rsid w:val="00ED0E97"/>
    <w:rsid w:val="00ED3B7E"/>
    <w:rsid w:val="00ED5E00"/>
    <w:rsid w:val="00EE3575"/>
    <w:rsid w:val="00EE4980"/>
    <w:rsid w:val="00EE63EE"/>
    <w:rsid w:val="00EE6EE8"/>
    <w:rsid w:val="00F231A6"/>
    <w:rsid w:val="00F24494"/>
    <w:rsid w:val="00F26AC5"/>
    <w:rsid w:val="00F27FCD"/>
    <w:rsid w:val="00F32559"/>
    <w:rsid w:val="00F36173"/>
    <w:rsid w:val="00F4443D"/>
    <w:rsid w:val="00F659C1"/>
    <w:rsid w:val="00F66E1F"/>
    <w:rsid w:val="00F74A6C"/>
    <w:rsid w:val="00F83003"/>
    <w:rsid w:val="00F93C40"/>
    <w:rsid w:val="00F941D1"/>
    <w:rsid w:val="00F9461D"/>
    <w:rsid w:val="00FA121E"/>
    <w:rsid w:val="00FA12D9"/>
    <w:rsid w:val="00FA3AD9"/>
    <w:rsid w:val="00FA3E9C"/>
    <w:rsid w:val="00FB02B1"/>
    <w:rsid w:val="00FB05CB"/>
    <w:rsid w:val="00FB0934"/>
    <w:rsid w:val="00FB3115"/>
    <w:rsid w:val="00FB3D95"/>
    <w:rsid w:val="00FB7A84"/>
    <w:rsid w:val="00FC020C"/>
    <w:rsid w:val="00FD20F5"/>
    <w:rsid w:val="00FD49D0"/>
    <w:rsid w:val="00FE28A4"/>
    <w:rsid w:val="00FE306E"/>
    <w:rsid w:val="00FF0765"/>
    <w:rsid w:val="00FF1747"/>
    <w:rsid w:val="00FF1EFA"/>
    <w:rsid w:val="00FF2EAB"/>
    <w:rsid w:val="00FF300D"/>
    <w:rsid w:val="00FF4BDC"/>
    <w:rsid w:val="00FF53AE"/>
    <w:rsid w:val="00FF53B6"/>
    <w:rsid w:val="00FF73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paragraph" w:styleId="Titre3">
    <w:name w:val="heading 3"/>
    <w:basedOn w:val="Normal"/>
    <w:next w:val="Normal"/>
    <w:link w:val="Titre3Car"/>
    <w:uiPriority w:val="9"/>
    <w:unhideWhenUsed/>
    <w:qFormat/>
    <w:rsid w:val="009C52CE"/>
    <w:pPr>
      <w:keepNext/>
      <w:keepLines/>
      <w:spacing w:before="200"/>
      <w:outlineLvl w:val="2"/>
    </w:pPr>
    <w:rPr>
      <w:rFonts w:asciiTheme="majorHAnsi" w:eastAsiaTheme="majorEastAsia" w:hAnsiTheme="majorHAnsi" w:cstheme="majorBidi"/>
      <w:b/>
      <w:bCs/>
      <w:color w:val="E2002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qFormat/>
    <w:rsid w:val="00E76AF3"/>
    <w:pPr>
      <w:tabs>
        <w:tab w:val="left" w:pos="709"/>
        <w:tab w:val="right" w:leader="dot" w:pos="10514"/>
      </w:tabs>
      <w:spacing w:after="100"/>
      <w:ind w:left="425"/>
    </w:pPr>
  </w:style>
  <w:style w:type="paragraph" w:styleId="TM2">
    <w:name w:val="toc 2"/>
    <w:basedOn w:val="Normal"/>
    <w:next w:val="Normal"/>
    <w:autoRedefine/>
    <w:uiPriority w:val="39"/>
    <w:unhideWhenUsed/>
    <w:qFormat/>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character" w:customStyle="1" w:styleId="Titre3Car">
    <w:name w:val="Titre 3 Car"/>
    <w:basedOn w:val="Policepardfaut"/>
    <w:link w:val="Titre3"/>
    <w:uiPriority w:val="9"/>
    <w:rsid w:val="009C52CE"/>
    <w:rPr>
      <w:rFonts w:asciiTheme="majorHAnsi" w:eastAsiaTheme="majorEastAsia" w:hAnsiTheme="majorHAnsi" w:cstheme="majorBidi"/>
      <w:b/>
      <w:bCs/>
      <w:color w:val="E20026" w:themeColor="accent1"/>
      <w:sz w:val="20"/>
      <w:szCs w:val="20"/>
      <w:lang w:val="en-US"/>
    </w:rPr>
  </w:style>
  <w:style w:type="paragraph" w:styleId="Titre">
    <w:name w:val="Title"/>
    <w:basedOn w:val="Normal"/>
    <w:next w:val="Normal"/>
    <w:link w:val="TitreCar"/>
    <w:uiPriority w:val="10"/>
    <w:qFormat/>
    <w:rsid w:val="003C1016"/>
    <w:pPr>
      <w:pBdr>
        <w:bottom w:val="single" w:sz="8" w:space="4" w:color="E20026" w:themeColor="accent1"/>
      </w:pBdr>
      <w:spacing w:after="300"/>
      <w:contextualSpacing/>
      <w:outlineLvl w:val="0"/>
    </w:pPr>
    <w:rPr>
      <w:rFonts w:asciiTheme="majorHAnsi" w:eastAsiaTheme="majorEastAsia" w:hAnsiTheme="majorHAnsi" w:cstheme="majorBidi"/>
      <w:color w:val="4C4C4C" w:themeColor="text2" w:themeShade="BF"/>
      <w:spacing w:val="5"/>
      <w:kern w:val="28"/>
      <w:sz w:val="52"/>
      <w:szCs w:val="52"/>
    </w:rPr>
  </w:style>
  <w:style w:type="character" w:customStyle="1" w:styleId="TitreCar">
    <w:name w:val="Titre Car"/>
    <w:basedOn w:val="Policepardfaut"/>
    <w:link w:val="Titre"/>
    <w:uiPriority w:val="10"/>
    <w:rsid w:val="003C1016"/>
    <w:rPr>
      <w:rFonts w:asciiTheme="majorHAnsi" w:eastAsiaTheme="majorEastAsia" w:hAnsiTheme="majorHAnsi" w:cstheme="majorBidi"/>
      <w:color w:val="4C4C4C" w:themeColor="text2" w:themeShade="BF"/>
      <w:spacing w:val="5"/>
      <w:kern w:val="28"/>
      <w:sz w:val="52"/>
      <w:szCs w:val="52"/>
      <w:lang w:val="en-US"/>
    </w:rPr>
  </w:style>
  <w:style w:type="paragraph" w:styleId="Citationintense">
    <w:name w:val="Intense Quote"/>
    <w:basedOn w:val="Normal"/>
    <w:next w:val="Normal"/>
    <w:link w:val="CitationintenseCar"/>
    <w:uiPriority w:val="30"/>
    <w:qFormat/>
    <w:rsid w:val="00251B2A"/>
    <w:pPr>
      <w:pBdr>
        <w:bottom w:val="single" w:sz="4" w:space="4" w:color="E20026" w:themeColor="accent1"/>
      </w:pBdr>
      <w:spacing w:before="200" w:after="280"/>
      <w:ind w:left="936" w:right="936"/>
    </w:pPr>
    <w:rPr>
      <w:b/>
      <w:bCs/>
      <w:i/>
      <w:iCs/>
      <w:color w:val="E20026" w:themeColor="accent1"/>
    </w:rPr>
  </w:style>
  <w:style w:type="character" w:customStyle="1" w:styleId="CitationintenseCar">
    <w:name w:val="Citation intense Car"/>
    <w:basedOn w:val="Policepardfaut"/>
    <w:link w:val="Citationintense"/>
    <w:uiPriority w:val="30"/>
    <w:rsid w:val="00251B2A"/>
    <w:rPr>
      <w:rFonts w:ascii="Times New Roman" w:eastAsia="Times New Roman" w:hAnsi="Times New Roman" w:cs="Times New Roman"/>
      <w:b/>
      <w:bCs/>
      <w:i/>
      <w:iCs/>
      <w:color w:val="E20026" w:themeColor="accent1"/>
      <w:sz w:val="20"/>
      <w:szCs w:val="20"/>
      <w:lang w:val="en-US"/>
    </w:rPr>
  </w:style>
  <w:style w:type="table" w:styleId="Grilledutableau">
    <w:name w:val="Table Grid"/>
    <w:basedOn w:val="TableauNormal"/>
    <w:uiPriority w:val="59"/>
    <w:rsid w:val="00427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frenceple">
    <w:name w:val="Subtle Reference"/>
    <w:basedOn w:val="Policepardfaut"/>
    <w:uiPriority w:val="31"/>
    <w:qFormat/>
    <w:rsid w:val="00EC5067"/>
    <w:rPr>
      <w:smallCaps/>
      <w:color w:val="F39A26"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E76AF3"/>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69763">
      <w:bodyDiv w:val="1"/>
      <w:marLeft w:val="0"/>
      <w:marRight w:val="0"/>
      <w:marTop w:val="0"/>
      <w:marBottom w:val="0"/>
      <w:divBdr>
        <w:top w:val="none" w:sz="0" w:space="0" w:color="auto"/>
        <w:left w:val="none" w:sz="0" w:space="0" w:color="auto"/>
        <w:bottom w:val="none" w:sz="0" w:space="0" w:color="auto"/>
        <w:right w:val="none" w:sz="0" w:space="0" w:color="auto"/>
      </w:divBdr>
    </w:div>
    <w:div w:id="326900999">
      <w:bodyDiv w:val="1"/>
      <w:marLeft w:val="0"/>
      <w:marRight w:val="0"/>
      <w:marTop w:val="0"/>
      <w:marBottom w:val="0"/>
      <w:divBdr>
        <w:top w:val="none" w:sz="0" w:space="0" w:color="auto"/>
        <w:left w:val="none" w:sz="0" w:space="0" w:color="auto"/>
        <w:bottom w:val="none" w:sz="0" w:space="0" w:color="auto"/>
        <w:right w:val="none" w:sz="0" w:space="0" w:color="auto"/>
      </w:divBdr>
    </w:div>
    <w:div w:id="350911493">
      <w:bodyDiv w:val="1"/>
      <w:marLeft w:val="0"/>
      <w:marRight w:val="0"/>
      <w:marTop w:val="0"/>
      <w:marBottom w:val="0"/>
      <w:divBdr>
        <w:top w:val="none" w:sz="0" w:space="0" w:color="auto"/>
        <w:left w:val="none" w:sz="0" w:space="0" w:color="auto"/>
        <w:bottom w:val="none" w:sz="0" w:space="0" w:color="auto"/>
        <w:right w:val="none" w:sz="0" w:space="0" w:color="auto"/>
      </w:divBdr>
    </w:div>
    <w:div w:id="934245776">
      <w:bodyDiv w:val="1"/>
      <w:marLeft w:val="0"/>
      <w:marRight w:val="0"/>
      <w:marTop w:val="0"/>
      <w:marBottom w:val="0"/>
      <w:divBdr>
        <w:top w:val="none" w:sz="0" w:space="0" w:color="auto"/>
        <w:left w:val="none" w:sz="0" w:space="0" w:color="auto"/>
        <w:bottom w:val="none" w:sz="0" w:space="0" w:color="auto"/>
        <w:right w:val="none" w:sz="0" w:space="0" w:color="auto"/>
      </w:divBdr>
    </w:div>
    <w:div w:id="1175995182">
      <w:bodyDiv w:val="1"/>
      <w:marLeft w:val="0"/>
      <w:marRight w:val="0"/>
      <w:marTop w:val="0"/>
      <w:marBottom w:val="0"/>
      <w:divBdr>
        <w:top w:val="none" w:sz="0" w:space="0" w:color="auto"/>
        <w:left w:val="none" w:sz="0" w:space="0" w:color="auto"/>
        <w:bottom w:val="none" w:sz="0" w:space="0" w:color="auto"/>
        <w:right w:val="none" w:sz="0" w:space="0" w:color="auto"/>
      </w:divBdr>
    </w:div>
    <w:div w:id="195035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hyperlink" Target="http://en.wikipedia.org/wiki/Cone_tracing" TargetMode="External"/><Relationship Id="rId3" Type="http://schemas.openxmlformats.org/officeDocument/2006/relationships/numbering" Target="numbering.xml"/><Relationship Id="rId21" Type="http://schemas.openxmlformats.org/officeDocument/2006/relationships/hyperlink" Target="http://www.pcper.com/reviews/Graphics-Cards/John-Carmack-id-Tech-6-Ray-Tracing-Consoles-Physics-and-more" TargetMode="External"/><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yperlink" Target="http://hal.inria.fr/index.php?action_todo=search&amp;submit=1&amp;s_type=advanced&amp;submit=1&amp;p_0=contained&amp;v_0=volumetric%20textures&amp;f_0=TITLE&amp;c_0=&amp;l_0=or&amp;p_1=contained&amp;v_1=texels&amp;f_1=TITLE&amp;c_1=&amp;l_1=and&amp;p_2=contained&amp;v_2=&amp;f_2=TITLE&amp;c_2=&amp;l_2=or&amp;p_3=contained&amp;v_3=&amp;f_3=TITLE&amp;c_3=&amp;search_without_file=YES&amp;search_in_typdoc%5b0%5d=ART_ACL&amp;search_in_typdoc%5b1%5d=ART_SCL&amp;search_in_typdoc%5b2%5d=COMM_ACT&amp;search_in_t%20ypdoc%5b3%5d=%20COMM_SACT&amp;search_in_typdoc%5b4%5d=THESE&amp;orderby=DATEPROD&amp;ascdesc=DESC"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google.fr/search?q=volumetric+textures&amp;tbm=isch" TargetMode="External"/><Relationship Id="rId32" Type="http://schemas.openxmlformats.org/officeDocument/2006/relationships/header" Target="header6.xml"/><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hyperlink" Target="http://www.icg.tugraz.at/courses/lv710.087/kajiyahair.pdf" TargetMode="External"/><Relationship Id="rId28"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hyperlink" Target="http://hal.inria.fr/hal-00766682/f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hyperlink" Target="https://www.google.fr/search?q=sparse+voxel+octree&amp;tbm=isch" TargetMode="External"/><Relationship Id="rId27" Type="http://schemas.openxmlformats.org/officeDocument/2006/relationships/hyperlink" Target="http://hal.inria.fr/inria-00070783" TargetMode="External"/><Relationship Id="rId30" Type="http://schemas.openxmlformats.org/officeDocument/2006/relationships/footer" Target="footer3.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tin\AppData\Local\Temp\$$_A3EF\rt-grenob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8DE8EACDA34CAE90F953B66A8A0FDF"/>
        <w:category>
          <w:name w:val="Général"/>
          <w:gallery w:val="placeholder"/>
        </w:category>
        <w:types>
          <w:type w:val="bbPlcHdr"/>
        </w:types>
        <w:behaviors>
          <w:behavior w:val="content"/>
        </w:behaviors>
        <w:guid w:val="{5A8E9C03-D3E6-4CB0-8F52-8E55F481A5C9}"/>
      </w:docPartPr>
      <w:docPartBody>
        <w:p w:rsidR="00A02AEA" w:rsidRDefault="00874BBB">
          <w:pPr>
            <w:pStyle w:val="078DE8EACDA34CAE90F953B66A8A0FDF"/>
          </w:pPr>
          <w:r w:rsidRPr="002F320F">
            <w:rPr>
              <w:rStyle w:val="Textedelespacerserv"/>
            </w:rPr>
            <w:t>[Titre ]</w:t>
          </w:r>
        </w:p>
      </w:docPartBody>
    </w:docPart>
    <w:docPart>
      <w:docPartPr>
        <w:name w:val="D5FC0228213A41CFA85EBDDE8C9062B2"/>
        <w:category>
          <w:name w:val="Général"/>
          <w:gallery w:val="placeholder"/>
        </w:category>
        <w:types>
          <w:type w:val="bbPlcHdr"/>
        </w:types>
        <w:behaviors>
          <w:behavior w:val="content"/>
        </w:behaviors>
        <w:guid w:val="{B17C0467-8100-4D02-8B85-7CF14F6BC8D5}"/>
      </w:docPartPr>
      <w:docPartBody>
        <w:p w:rsidR="00A02AEA" w:rsidRDefault="00874BBB">
          <w:pPr>
            <w:pStyle w:val="D5FC0228213A41CFA85EBDDE8C9062B2"/>
          </w:pPr>
          <w:r w:rsidRPr="000B4C11">
            <w:rPr>
              <w:rFonts w:ascii="Univers CE 45 Light" w:hAnsi="Univers CE 45 Light"/>
              <w:sz w:val="24"/>
              <w:szCs w:val="54"/>
            </w:rPr>
            <w:t>Prénom Nom</w:t>
          </w:r>
        </w:p>
      </w:docPartBody>
    </w:docPart>
    <w:docPart>
      <w:docPartPr>
        <w:name w:val="FD6DD10CFEEC4D5B9EF7A25D73E16B65"/>
        <w:category>
          <w:name w:val="Général"/>
          <w:gallery w:val="placeholder"/>
        </w:category>
        <w:types>
          <w:type w:val="bbPlcHdr"/>
        </w:types>
        <w:behaviors>
          <w:behavior w:val="content"/>
        </w:behaviors>
        <w:guid w:val="{D200A8A7-75C2-4B29-A832-E7592F83A2C6}"/>
      </w:docPartPr>
      <w:docPartBody>
        <w:p w:rsidR="00A02AEA" w:rsidRDefault="00874BBB">
          <w:pPr>
            <w:pStyle w:val="FD6DD10CFEEC4D5B9EF7A25D73E16B65"/>
          </w:pPr>
          <w:r w:rsidRPr="000B4C11">
            <w:rPr>
              <w:rFonts w:ascii="Univers CE 45 Light" w:hAnsi="Univers CE 45 Light"/>
              <w:sz w:val="24"/>
              <w:szCs w:val="54"/>
            </w:rPr>
            <w:t>Prénom Nom</w:t>
          </w:r>
        </w:p>
      </w:docPartBody>
    </w:docPart>
    <w:docPart>
      <w:docPartPr>
        <w:name w:val="302A2B8F996D4263903AAE07D0D1E179"/>
        <w:category>
          <w:name w:val="Général"/>
          <w:gallery w:val="placeholder"/>
        </w:category>
        <w:types>
          <w:type w:val="bbPlcHdr"/>
        </w:types>
        <w:behaviors>
          <w:behavior w:val="content"/>
        </w:behaviors>
        <w:guid w:val="{298277A8-E9FE-420E-A98A-EF3BFDD28189}"/>
      </w:docPartPr>
      <w:docPartBody>
        <w:p w:rsidR="00A02AEA" w:rsidRDefault="00874BBB">
          <w:pPr>
            <w:pStyle w:val="302A2B8F996D4263903AAE07D0D1E179"/>
          </w:pPr>
          <w:r w:rsidRPr="000B4C11">
            <w:rPr>
              <w:rFonts w:ascii="Univers CE 45 Light" w:hAnsi="Univers CE 45 Light"/>
              <w:sz w:val="24"/>
              <w:szCs w:val="54"/>
            </w:rPr>
            <w:t>XX</w:t>
          </w:r>
        </w:p>
      </w:docPartBody>
    </w:docPart>
    <w:docPart>
      <w:docPartPr>
        <w:name w:val="F7B51C9DD6E443FB9DAFAFACA8AADD0F"/>
        <w:category>
          <w:name w:val="Général"/>
          <w:gallery w:val="placeholder"/>
        </w:category>
        <w:types>
          <w:type w:val="bbPlcHdr"/>
        </w:types>
        <w:behaviors>
          <w:behavior w:val="content"/>
        </w:behaviors>
        <w:guid w:val="{6D448993-DE65-415E-8C35-8F42CFDD9B36}"/>
      </w:docPartPr>
      <w:docPartBody>
        <w:p w:rsidR="00A02AEA" w:rsidRDefault="00874BBB">
          <w:pPr>
            <w:pStyle w:val="F7B51C9DD6E443FB9DAFAFACA8AADD0F"/>
          </w:pPr>
          <w:r w:rsidRPr="000B4C11">
            <w:rPr>
              <w:rFonts w:ascii="Univers 57 Condensed" w:hAnsi="Univers 57 Condensed"/>
              <w:sz w:val="21"/>
              <w:szCs w:val="21"/>
            </w:rPr>
            <w:t>9999</w:t>
          </w:r>
        </w:p>
      </w:docPartBody>
    </w:docPart>
    <w:docPart>
      <w:docPartPr>
        <w:name w:val="5995C62859FB4866AFF561E3159EADC2"/>
        <w:category>
          <w:name w:val="Général"/>
          <w:gallery w:val="placeholder"/>
        </w:category>
        <w:types>
          <w:type w:val="bbPlcHdr"/>
        </w:types>
        <w:behaviors>
          <w:behavior w:val="content"/>
        </w:behaviors>
        <w:guid w:val="{BC0522AA-5881-44BA-A7E5-06A1F1C66CF1}"/>
      </w:docPartPr>
      <w:docPartBody>
        <w:p w:rsidR="00A02AEA" w:rsidRDefault="00874BBB">
          <w:pPr>
            <w:pStyle w:val="5995C62859FB4866AFF561E3159EADC2"/>
          </w:pPr>
          <w:r w:rsidRPr="000B4C11">
            <w:rPr>
              <w:rFonts w:ascii="Univers 57 Condensed" w:hAnsi="Univers 57 Condensed"/>
              <w:szCs w:val="21"/>
            </w:rPr>
            <w:t>March 2012</w:t>
          </w:r>
          <w:r w:rsidRPr="000B4C11">
            <w:rPr>
              <w:rStyle w:val="Textedelespacerserv"/>
              <w:rFonts w:eastAsiaTheme="minorHAnsi"/>
              <w:sz w:val="18"/>
            </w:rPr>
            <w:t xml:space="preserve"> </w:t>
          </w:r>
        </w:p>
      </w:docPartBody>
    </w:docPart>
    <w:docPart>
      <w:docPartPr>
        <w:name w:val="CB22DE24F109488DAE7854B38BE4B33A"/>
        <w:category>
          <w:name w:val="Général"/>
          <w:gallery w:val="placeholder"/>
        </w:category>
        <w:types>
          <w:type w:val="bbPlcHdr"/>
        </w:types>
        <w:behaviors>
          <w:behavior w:val="content"/>
        </w:behaviors>
        <w:guid w:val="{94A6800D-D0EC-40B8-B879-3703186BD76A}"/>
      </w:docPartPr>
      <w:docPartBody>
        <w:p w:rsidR="00A02AEA" w:rsidRDefault="00874BBB">
          <w:pPr>
            <w:pStyle w:val="CB22DE24F109488DAE7854B38BE4B33A"/>
          </w:pPr>
          <w:r>
            <w:rPr>
              <w:rFonts w:ascii="Univers CE 45 Light" w:hAnsi="Univers CE 45 Light"/>
              <w:sz w:val="24"/>
              <w:szCs w:val="54"/>
            </w:rPr>
            <w:t>99</w:t>
          </w:r>
        </w:p>
      </w:docPartBody>
    </w:docPart>
    <w:docPart>
      <w:docPartPr>
        <w:name w:val="98BE4B067DE24494950D5D8984F6BEF4"/>
        <w:category>
          <w:name w:val="Général"/>
          <w:gallery w:val="placeholder"/>
        </w:category>
        <w:types>
          <w:type w:val="bbPlcHdr"/>
        </w:types>
        <w:behaviors>
          <w:behavior w:val="content"/>
        </w:behaviors>
        <w:guid w:val="{25672C7C-A05A-4CAB-9500-4F3860855844}"/>
      </w:docPartPr>
      <w:docPartBody>
        <w:p w:rsidR="00A02AEA" w:rsidRDefault="00874BBB">
          <w:pPr>
            <w:pStyle w:val="98BE4B067DE24494950D5D8984F6BEF4"/>
          </w:pPr>
          <w:r w:rsidRPr="002F320F">
            <w:rPr>
              <w:rStyle w:val="Textedelespacerserv"/>
            </w:rPr>
            <w:t>[Titre ]</w:t>
          </w:r>
        </w:p>
      </w:docPartBody>
    </w:docPart>
    <w:docPart>
      <w:docPartPr>
        <w:name w:val="2E7337D571E34048960E33784E0F44E6"/>
        <w:category>
          <w:name w:val="Général"/>
          <w:gallery w:val="placeholder"/>
        </w:category>
        <w:types>
          <w:type w:val="bbPlcHdr"/>
        </w:types>
        <w:behaviors>
          <w:behavior w:val="content"/>
        </w:behaviors>
        <w:guid w:val="{12BA6DCB-EECA-4A83-8BA7-0E7DC431A5A7}"/>
      </w:docPartPr>
      <w:docPartBody>
        <w:p w:rsidR="00A02AEA" w:rsidRDefault="00874BBB">
          <w:pPr>
            <w:pStyle w:val="2E7337D571E34048960E33784E0F44E6"/>
          </w:pPr>
          <w:r w:rsidRPr="00E6384E">
            <w:rPr>
              <w:rStyle w:val="Textedelespacerserv"/>
            </w:rPr>
            <w:t>[Résumé]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CE 45 Light">
    <w:altName w:val="Microsoft YaHei"/>
    <w:charset w:val="00"/>
    <w:family w:val="auto"/>
    <w:pitch w:val="variable"/>
    <w:sig w:usb0="00000001"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San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A02AEA"/>
    <w:rsid w:val="00271566"/>
    <w:rsid w:val="002B2EAC"/>
    <w:rsid w:val="0031752F"/>
    <w:rsid w:val="00350778"/>
    <w:rsid w:val="0047035B"/>
    <w:rsid w:val="004E641B"/>
    <w:rsid w:val="00874BBB"/>
    <w:rsid w:val="008E7382"/>
    <w:rsid w:val="0094476C"/>
    <w:rsid w:val="00A02AEA"/>
    <w:rsid w:val="00B115DE"/>
    <w:rsid w:val="00B4032E"/>
    <w:rsid w:val="00B65CD1"/>
    <w:rsid w:val="00CA69CC"/>
    <w:rsid w:val="00CD6276"/>
    <w:rsid w:val="00D67B92"/>
    <w:rsid w:val="00DA442A"/>
    <w:rsid w:val="00E31FC6"/>
    <w:rsid w:val="00E572FE"/>
    <w:rsid w:val="00FE2B06"/>
    <w:rsid w:val="00FF7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6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4476C"/>
    <w:rPr>
      <w:color w:val="808080"/>
    </w:rPr>
  </w:style>
  <w:style w:type="paragraph" w:customStyle="1" w:styleId="078DE8EACDA34CAE90F953B66A8A0FDF">
    <w:name w:val="078DE8EACDA34CAE90F953B66A8A0FDF"/>
    <w:rsid w:val="0094476C"/>
  </w:style>
  <w:style w:type="paragraph" w:customStyle="1" w:styleId="D5FC0228213A41CFA85EBDDE8C9062B2">
    <w:name w:val="D5FC0228213A41CFA85EBDDE8C9062B2"/>
    <w:rsid w:val="0094476C"/>
  </w:style>
  <w:style w:type="paragraph" w:customStyle="1" w:styleId="FD6DD10CFEEC4D5B9EF7A25D73E16B65">
    <w:name w:val="FD6DD10CFEEC4D5B9EF7A25D73E16B65"/>
    <w:rsid w:val="0094476C"/>
  </w:style>
  <w:style w:type="paragraph" w:customStyle="1" w:styleId="509CF1E4BD364531B4F3678EF99E2960">
    <w:name w:val="509CF1E4BD364531B4F3678EF99E2960"/>
    <w:rsid w:val="0094476C"/>
  </w:style>
  <w:style w:type="paragraph" w:customStyle="1" w:styleId="302A2B8F996D4263903AAE07D0D1E179">
    <w:name w:val="302A2B8F996D4263903AAE07D0D1E179"/>
    <w:rsid w:val="0094476C"/>
  </w:style>
  <w:style w:type="paragraph" w:customStyle="1" w:styleId="F7B51C9DD6E443FB9DAFAFACA8AADD0F">
    <w:name w:val="F7B51C9DD6E443FB9DAFAFACA8AADD0F"/>
    <w:rsid w:val="0094476C"/>
  </w:style>
  <w:style w:type="paragraph" w:customStyle="1" w:styleId="5995C62859FB4866AFF561E3159EADC2">
    <w:name w:val="5995C62859FB4866AFF561E3159EADC2"/>
    <w:rsid w:val="0094476C"/>
  </w:style>
  <w:style w:type="paragraph" w:customStyle="1" w:styleId="CB22DE24F109488DAE7854B38BE4B33A">
    <w:name w:val="CB22DE24F109488DAE7854B38BE4B33A"/>
    <w:rsid w:val="0094476C"/>
  </w:style>
  <w:style w:type="paragraph" w:customStyle="1" w:styleId="98BE4B067DE24494950D5D8984F6BEF4">
    <w:name w:val="98BE4B067DE24494950D5D8984F6BEF4"/>
    <w:rsid w:val="0094476C"/>
  </w:style>
  <w:style w:type="paragraph" w:customStyle="1" w:styleId="2E7337D571E34048960E33784E0F44E6">
    <w:name w:val="2E7337D571E34048960E33784E0F44E6"/>
    <w:rsid w:val="0094476C"/>
  </w:style>
  <w:style w:type="paragraph" w:customStyle="1" w:styleId="5B0AC687BF744F34BC3E3D2AE6BFBEF6">
    <w:name w:val="5B0AC687BF744F34BC3E3D2AE6BFBEF6"/>
    <w:rsid w:val="0094476C"/>
  </w:style>
  <w:style w:type="paragraph" w:customStyle="1" w:styleId="E1E5BCAAA3BB4689A7624B69BCC868E2">
    <w:name w:val="E1E5BCAAA3BB4689A7624B69BCC868E2"/>
    <w:rsid w:val="0094476C"/>
  </w:style>
  <w:style w:type="paragraph" w:customStyle="1" w:styleId="64B198F9EF4E458EBA470D1A90E320EA">
    <w:name w:val="64B198F9EF4E458EBA470D1A90E320EA"/>
    <w:rsid w:val="0094476C"/>
  </w:style>
  <w:style w:type="paragraph" w:customStyle="1" w:styleId="DA767FF344704FE7B64DE2DB6BEF3618">
    <w:name w:val="DA767FF344704FE7B64DE2DB6BEF3618"/>
    <w:rsid w:val="0094476C"/>
  </w:style>
  <w:style w:type="paragraph" w:customStyle="1" w:styleId="E1E047D3FD18485A809C0DC4DD574438">
    <w:name w:val="E1E047D3FD18485A809C0DC4DD574438"/>
    <w:rsid w:val="0094476C"/>
  </w:style>
  <w:style w:type="paragraph" w:customStyle="1" w:styleId="04B92199F455494AB668078A26A60F11">
    <w:name w:val="04B92199F455494AB668078A26A60F11"/>
    <w:rsid w:val="0094476C"/>
  </w:style>
  <w:style w:type="paragraph" w:customStyle="1" w:styleId="A1ED5510BEC4435DA86A65EF5C805C8A">
    <w:name w:val="A1ED5510BEC4435DA86A65EF5C805C8A"/>
    <w:rsid w:val="0094476C"/>
  </w:style>
  <w:style w:type="paragraph" w:customStyle="1" w:styleId="B6FC1DE1722F4E729CF9886252839761">
    <w:name w:val="B6FC1DE1722F4E729CF9886252839761"/>
    <w:rsid w:val="0094476C"/>
  </w:style>
  <w:style w:type="paragraph" w:customStyle="1" w:styleId="167E35C86D794352A8193C317ED7F929">
    <w:name w:val="167E35C86D794352A8193C317ED7F929"/>
    <w:rsid w:val="0094476C"/>
  </w:style>
  <w:style w:type="paragraph" w:customStyle="1" w:styleId="4E6430FAFD59440CA2008D82C87374B4">
    <w:name w:val="4E6430FAFD59440CA2008D82C87374B4"/>
    <w:rsid w:val="0094476C"/>
  </w:style>
  <w:style w:type="paragraph" w:customStyle="1" w:styleId="2D206D95044C45C6AD2B6F0A60ADCDCA">
    <w:name w:val="2D206D95044C45C6AD2B6F0A60ADCDCA"/>
    <w:rsid w:val="0094476C"/>
  </w:style>
  <w:style w:type="paragraph" w:customStyle="1" w:styleId="D96D419C37E84301A7B4F50F170D92AD">
    <w:name w:val="D96D419C37E84301A7B4F50F170D92AD"/>
    <w:rsid w:val="00E572FE"/>
  </w:style>
  <w:style w:type="paragraph" w:customStyle="1" w:styleId="69C6FE850CE04B138EBCFFC04BE4F791">
    <w:name w:val="69C6FE850CE04B138EBCFFC04BE4F791"/>
    <w:rsid w:val="00E572FE"/>
  </w:style>
  <w:style w:type="paragraph" w:customStyle="1" w:styleId="C331EDA224BD42CD95FC1F5C998E9D2D">
    <w:name w:val="C331EDA224BD42CD95FC1F5C998E9D2D"/>
    <w:rsid w:val="00E572F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Verve">
  <a:themeElements>
    <a:clrScheme name="Inria">
      <a:dk1>
        <a:sysClr val="windowText" lastClr="000000"/>
      </a:dk1>
      <a:lt1>
        <a:sysClr val="window" lastClr="FFFFFF"/>
      </a:lt1>
      <a:dk2>
        <a:srgbClr val="666666"/>
      </a:dk2>
      <a:lt2>
        <a:srgbClr val="D2D2D2"/>
      </a:lt2>
      <a:accent1>
        <a:srgbClr val="E20026"/>
      </a:accent1>
      <a:accent2>
        <a:srgbClr val="F39A26"/>
      </a:accent2>
      <a:accent3>
        <a:srgbClr val="FECD1B"/>
      </a:accent3>
      <a:accent4>
        <a:srgbClr val="E64439"/>
      </a:accent4>
      <a:accent5>
        <a:srgbClr val="266D83"/>
      </a:accent5>
      <a:accent6>
        <a:srgbClr val="86717F"/>
      </a:accent6>
      <a:hlink>
        <a:srgbClr val="00449E"/>
      </a:hlink>
      <a:folHlink>
        <a:srgbClr val="C0000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the GigaVoxels library programming guide for developers. It is an deep insight for make benefit glorious nation of voxels worshipers.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Espace_réservé1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49780-7C6E-4824-ADB7-36C63E78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rt-grenoble.dotx</Template>
  <TotalTime>2630</TotalTime>
  <Pages>14</Pages>
  <Words>1886</Words>
  <Characters>10377</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What is GigaSpace / GigaVoxels ?</vt:lpstr>
    </vt:vector>
  </TitlesOfParts>
  <Manager>Pascal Guehl</Manager>
  <Company>INRIA</Company>
  <LinksUpToDate>false</LinksUpToDate>
  <CharactersWithSpaces>12239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is GigaSpace / GigaVoxels ?</dc:title>
  <dc:subject>Programming guide</dc:subject>
  <dc:creator>Pascal Guehl</dc:creator>
  <cp:lastModifiedBy>PascalGuehl</cp:lastModifiedBy>
  <cp:revision>951</cp:revision>
  <cp:lastPrinted>2014-05-14T18:35:00Z</cp:lastPrinted>
  <dcterms:created xsi:type="dcterms:W3CDTF">2012-12-23T03:22:00Z</dcterms:created>
  <dcterms:modified xsi:type="dcterms:W3CDTF">2014-05-14T18:48:00Z</dcterms:modified>
  <cp:contentStatus>Brouillon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1"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3" name="auteur2"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4" name="auteur3"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ies>
</file>