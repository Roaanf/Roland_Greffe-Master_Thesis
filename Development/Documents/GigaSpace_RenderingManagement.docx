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62" w:rsidRPr="00094771" w:rsidRDefault="00DA5BE0">
      <w:pPr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7" o:spid="_x0000_s1026" type="#_x0000_t202" style="position:absolute;left:0;text-align:left;margin-left:537.75pt;margin-top:632.25pt;width:32.25pt;height:162pt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" stroked="f">
            <v:fill opacity="0"/>
            <v:textbox style="layout-flow:vertical;mso-layout-flow-alt:bottom-to-top;mso-next-textbox:#Text Box 17">
              <w:txbxContent>
                <w:p w:rsidR="003F46AF" w:rsidRPr="006D1F48" w:rsidRDefault="003F46AF">
                  <w:pPr>
                    <w:rPr>
                      <w:rFonts w:ascii="Univers CE 45 Light" w:hAnsi="Univers CE 45 Light"/>
                      <w:sz w:val="32"/>
                    </w:rPr>
                  </w:pPr>
                  <w:r w:rsidRPr="006D1F48">
                    <w:rPr>
                      <w:rFonts w:ascii="Univers CE 45 Light" w:eastAsiaTheme="minorHAnsi" w:hAnsi="Univers CE 45 Light" w:cs="Helvetica"/>
                      <w:color w:val="FFFFFF"/>
                      <w:sz w:val="24"/>
                      <w:szCs w:val="16"/>
                      <w:lang w:val="fr-FR"/>
                    </w:rPr>
                    <w:t>ISSN 0249-6399</w:t>
                  </w:r>
                </w:p>
              </w:txbxContent>
            </v:textbox>
          </v:shape>
        </w:pict>
      </w:r>
      <w:r w:rsidR="00B90583" w:rsidRPr="00094771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7696" behindDoc="1" locked="1" layoutInCell="1" allowOverlap="1">
            <wp:simplePos x="0" y="0"/>
            <wp:positionH relativeFrom="page">
              <wp:posOffset>20955</wp:posOffset>
            </wp:positionH>
            <wp:positionV relativeFrom="page">
              <wp:posOffset>19050</wp:posOffset>
            </wp:positionV>
            <wp:extent cx="7555230" cy="10687050"/>
            <wp:effectExtent l="0" t="0" r="7620" b="0"/>
            <wp:wrapNone/>
            <wp:docPr id="2" name="Image 5" descr="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r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D62" w:rsidRDefault="00DA5BE0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pict>
          <v:shape id="Arrondir un rectangle avec un coin diagonal 31" o:spid="_x0000_s1031" style="position:absolute;margin-left:67.2pt;margin-top:344.85pt;width:459.4pt;height:287.2pt;z-index:25167820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5834380,3647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" path="m607919,l5834380,r,l5834380,3039521v,335744,-272175,607919,-607919,607919l,3647440r,l,607919c,272175,272175,,607919,xe" fillcolor="black [3213]" strokecolor="#700012 [1604]" strokeweight="2pt">
            <v:fill color2="#95cee0 [1304]" focus="47%" type="gradient">
              <o:fill v:ext="view" type="gradientUnscaled"/>
            </v:fill>
            <v:path arrowok="t" o:connecttype="custom" o:connectlocs="607919,0;5834380,0;5834380,0;5834380,3039521;5226461,3647440;0,3647440;0,3647440;0,607919;607919,0" o:connectangles="0,0,0,0,0,0,0,0,0"/>
          </v:shape>
        </w:pict>
      </w:r>
      <w:r w:rsidR="001509A8"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1273175</wp:posOffset>
            </wp:positionH>
            <wp:positionV relativeFrom="paragraph">
              <wp:posOffset>6323330</wp:posOffset>
            </wp:positionV>
            <wp:extent cx="2315845" cy="1510665"/>
            <wp:effectExtent l="0" t="0" r="8255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4246880</wp:posOffset>
            </wp:positionH>
            <wp:positionV relativeFrom="paragraph">
              <wp:posOffset>4570095</wp:posOffset>
            </wp:positionV>
            <wp:extent cx="2047240" cy="1533525"/>
            <wp:effectExtent l="0" t="0" r="0" b="9525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dragonStream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4269740</wp:posOffset>
            </wp:positionH>
            <wp:positionV relativeFrom="paragraph">
              <wp:posOffset>6315710</wp:posOffset>
            </wp:positionV>
            <wp:extent cx="2047240" cy="1533525"/>
            <wp:effectExtent l="0" t="0" r="0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galaxi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9A8">
        <w:rPr>
          <w:rFonts w:ascii="Univers CE 45 Light" w:hAnsi="Univers CE 45 Light"/>
          <w:caps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1385570</wp:posOffset>
            </wp:positionH>
            <wp:positionV relativeFrom="paragraph">
              <wp:posOffset>4607367</wp:posOffset>
            </wp:positionV>
            <wp:extent cx="2047240" cy="1533525"/>
            <wp:effectExtent l="0" t="0" r="0" b="95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aser_fuzzyRabb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11" o:spid="_x0000_s1027" type="#_x0000_t202" style="position:absolute;margin-left:49.8pt;margin-top:211.55pt;width:467.25pt;height:126pt;z-index:2516705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CIuAIAAMI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" filled="f" stroked="f">
            <v:textbox style="mso-next-textbox:#Text Box 11">
              <w:txbxContent>
                <w:sdt>
                  <w:sdtPr>
                    <w:rPr>
                      <w:rFonts w:ascii="Univers LT 55" w:hAnsi="Univers LT 55"/>
                      <w:b/>
                      <w:color w:val="FFFFFF" w:themeColor="background1"/>
                      <w:sz w:val="54"/>
                      <w:szCs w:val="54"/>
                    </w:rPr>
                    <w:alias w:val="Titre "/>
                    <w:id w:val="12379085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EndPr/>
                  <w:sdtContent>
                    <w:p w:rsidR="003F46AF" w:rsidRPr="00FC020C" w:rsidRDefault="00D70671" w:rsidP="001509A8">
                      <w:pPr>
                        <w:jc w:val="left"/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</w:pPr>
                      <w:r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 xml:space="preserve">GigaSpace </w:t>
                      </w:r>
                      <w:r w:rsidR="00217198">
                        <w:rPr>
                          <w:rFonts w:ascii="Univers LT 55" w:hAnsi="Univers LT 55"/>
                          <w:b/>
                          <w:color w:val="FFFFFF" w:themeColor="background1"/>
                          <w:sz w:val="54"/>
                          <w:szCs w:val="54"/>
                        </w:rPr>
                        <w:t>Rendering Management</w:t>
                      </w:r>
                    </w:p>
                  </w:sdtContent>
                </w:sdt>
                <w:p w:rsidR="003F46AF" w:rsidRPr="00FC020C" w:rsidRDefault="003F46AF" w:rsidP="001509A8">
                  <w:pPr>
                    <w:jc w:val="left"/>
                    <w:rPr>
                      <w:rFonts w:ascii="Univers LT 55" w:hAnsi="Univers LT 55"/>
                      <w:color w:val="FFFFFF" w:themeColor="background1"/>
                      <w:sz w:val="46"/>
                      <w:szCs w:val="46"/>
                    </w:rPr>
                  </w:pPr>
                </w:p>
                <w:p w:rsidR="003F46AF" w:rsidRPr="001509A8" w:rsidRDefault="00DA5BE0" w:rsidP="008147D9">
                  <w:pPr>
                    <w:jc w:val="left"/>
                    <w:rPr>
                      <w:rFonts w:ascii="Univers LT 55" w:hAnsi="Univers LT 55"/>
                      <w:color w:val="FFFFFF" w:themeColor="background1"/>
                      <w:sz w:val="28"/>
                      <w:szCs w:val="54"/>
                    </w:rPr>
                  </w:pPr>
                  <w:sdt>
                    <w:sdtPr>
                      <w:rPr>
                        <w:rFonts w:ascii="Univers LT 55" w:hAnsi="Univers LT 55"/>
                        <w:bCs/>
                        <w:color w:val="FFFFFF" w:themeColor="background1"/>
                        <w:sz w:val="28"/>
                        <w:szCs w:val="54"/>
                        <w:lang w:val="fr-FR"/>
                      </w:rPr>
                      <w:alias w:val="Auteur1"/>
                      <w:tag w:val="Auteur1"/>
                      <w:id w:val="3485402"/>
                    </w:sdtPr>
                    <w:sdtEndPr>
                      <w:rPr>
                        <w:bCs w:val="0"/>
                      </w:rPr>
                    </w:sdtEndPr>
                    <w:sdtContent>
                      <w:r w:rsidR="003F46AF"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>Pascal Guehl</w:t>
                      </w:r>
                    </w:sdtContent>
                  </w:sdt>
                  <w:r w:rsidR="003F46AF" w:rsidRPr="001509A8">
                    <w:rPr>
                      <w:rFonts w:ascii="Univers LT 55" w:hAnsi="Univers LT 55"/>
                      <w:color w:val="FFFFFF" w:themeColor="background1"/>
                      <w:sz w:val="28"/>
                      <w:szCs w:val="54"/>
                    </w:rPr>
                    <w:t xml:space="preserve"> ,</w:t>
                  </w:r>
                  <w:r w:rsidR="003F46AF" w:rsidRPr="001509A8">
                    <w:rPr>
                      <w:rFonts w:ascii="Univers LT 55" w:hAnsi="Univers LT 55"/>
                      <w:bCs/>
                      <w:color w:val="FFFFFF" w:themeColor="background1"/>
                      <w:sz w:val="28"/>
                      <w:szCs w:val="54"/>
                    </w:rPr>
                    <w:t xml:space="preserve"> </w:t>
                  </w:r>
                  <w:sdt>
                    <w:sdtPr>
                      <w:rPr>
                        <w:rFonts w:ascii="Univers LT 55" w:hAnsi="Univers LT 55"/>
                        <w:bCs/>
                        <w:color w:val="FFFFFF" w:themeColor="background1"/>
                        <w:sz w:val="28"/>
                        <w:szCs w:val="54"/>
                        <w:lang w:val="fr-FR"/>
                      </w:rPr>
                      <w:alias w:val="Auteur2"/>
                      <w:id w:val="3485407"/>
                    </w:sdtPr>
                    <w:sdtEndPr>
                      <w:rPr>
                        <w:bCs w:val="0"/>
                      </w:rPr>
                    </w:sdtEndPr>
                    <w:sdtContent>
                      <w:r w:rsidR="003F46AF" w:rsidRPr="001509A8">
                        <w:rPr>
                          <w:rFonts w:ascii="Univers LT 55" w:hAnsi="Univers LT 55"/>
                          <w:bCs/>
                          <w:color w:val="FFFFFF" w:themeColor="background1"/>
                          <w:sz w:val="28"/>
                          <w:szCs w:val="54"/>
                        </w:rPr>
                        <w:t>Fabrice Neyret</w:t>
                      </w:r>
                    </w:sdtContent>
                  </w:sdt>
                </w:p>
              </w:txbxContent>
            </v:textbox>
          </v:shape>
        </w:pict>
      </w: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12" o:spid="_x0000_s1028" type="#_x0000_t202" style="position:absolute;margin-left:48.3pt;margin-top:723.8pt;width:135.75pt;height:142.5pt;z-index:2516715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" stroked="f">
            <v:textbox style="mso-next-textbox:#Text Box 12">
              <w:txbxContent>
                <w:p w:rsidR="003F46AF" w:rsidRPr="00BC28BB" w:rsidRDefault="003F46AF">
                  <w:pPr>
                    <w:rPr>
                      <w:rFonts w:ascii="Univers 57 Condensed" w:hAnsi="Univers 57 Condensed"/>
                      <w:b/>
                      <w:color w:val="C00000"/>
                      <w:sz w:val="21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b/>
                      <w:color w:val="C00000"/>
                      <w:sz w:val="21"/>
                      <w:szCs w:val="21"/>
                      <w:lang w:val="fr-FR"/>
                    </w:rPr>
                    <w:t xml:space="preserve">N° </w:t>
                  </w:r>
                  <w:sdt>
                    <w:sdtPr>
                      <w:rPr>
                        <w:rFonts w:ascii="Univers 57 Condensed" w:hAnsi="Univers 57 Condensed"/>
                        <w:b/>
                        <w:color w:val="C00000"/>
                        <w:sz w:val="21"/>
                        <w:szCs w:val="21"/>
                      </w:rPr>
                      <w:alias w:val="Numero"/>
                      <w:tag w:val="N°"/>
                      <w:id w:val="3485372"/>
                      <w:showingPlcHdr/>
                    </w:sdtPr>
                    <w:sdtEndPr/>
                    <w:sdtContent>
                      <w:r w:rsidRPr="00BC28BB">
                        <w:rPr>
                          <w:rFonts w:ascii="Univers 57 Condensed" w:hAnsi="Univers 57 Condensed"/>
                          <w:b/>
                          <w:color w:val="C00000"/>
                          <w:sz w:val="21"/>
                          <w:szCs w:val="21"/>
                          <w:lang w:val="fr-FR"/>
                        </w:rPr>
                        <w:t>9999</w:t>
                      </w:r>
                    </w:sdtContent>
                  </w:sdt>
                </w:p>
                <w:p w:rsidR="003F46AF" w:rsidRPr="00BC28BB" w:rsidRDefault="003F46AF">
                  <w:pPr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color w:val="C00000"/>
                      <w:sz w:val="21"/>
                      <w:szCs w:val="21"/>
                      <w:lang w:val="fr-FR"/>
                    </w:rPr>
                    <w:br/>
                  </w:r>
                  <w:sdt>
                    <w:sdtPr>
                      <w:rPr>
                        <w:rFonts w:ascii="Univers 57 Condensed" w:hAnsi="Univers 57 Condensed"/>
                        <w:color w:val="C00000"/>
                        <w:szCs w:val="21"/>
                      </w:rPr>
                      <w:alias w:val="Date"/>
                      <w:tag w:val="Date"/>
                      <w:id w:val="3485373"/>
                      <w:date w:fullDate="2012-12-23T00:00:00Z">
                        <w:dateFormat w:val="dd/MM/yyyy"/>
                        <w:lid w:val="fr-FR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r>
                        <w:rPr>
                          <w:rFonts w:ascii="Univers 57 Condensed" w:hAnsi="Univers 57 Condensed"/>
                          <w:color w:val="C00000"/>
                          <w:szCs w:val="21"/>
                          <w:lang w:val="fr-FR"/>
                        </w:rPr>
                        <w:t>23/12/2012</w:t>
                      </w:r>
                    </w:sdtContent>
                  </w:sdt>
                  <w:r w:rsidRPr="00BC28BB"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  <w:t xml:space="preserve"> </w:t>
                  </w:r>
                </w:p>
                <w:p w:rsidR="003F46AF" w:rsidRPr="00BC28BB" w:rsidRDefault="003F46AF">
                  <w:pPr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</w:pPr>
                  <w:r w:rsidRPr="00BC28BB">
                    <w:rPr>
                      <w:rFonts w:ascii="Univers 57 Condensed" w:hAnsi="Univers 57 Condensed"/>
                      <w:color w:val="C00000"/>
                      <w:szCs w:val="21"/>
                      <w:lang w:val="fr-FR"/>
                    </w:rPr>
                    <w:br/>
                    <w:t xml:space="preserve">Project-Team </w:t>
                  </w:r>
                  <w:sdt>
                    <w:sdtPr>
                      <w:rPr>
                        <w:rFonts w:ascii="Univers 57 Condensed" w:hAnsi="Univers 57 Condensed"/>
                        <w:color w:val="C00000"/>
                        <w:szCs w:val="21"/>
                      </w:rPr>
                      <w:alias w:val="Nom de l'équipe projet"/>
                      <w:tag w:val="Nom"/>
                      <w:id w:val="3485374"/>
                    </w:sdtPr>
                    <w:sdtEndPr/>
                    <w:sdtContent>
                      <w:r>
                        <w:rPr>
                          <w:rFonts w:ascii="Univers 57 Condensed" w:hAnsi="Univers 57 Condensed"/>
                          <w:color w:val="C00000"/>
                          <w:szCs w:val="21"/>
                        </w:rPr>
                        <w:t>Maverick</w:t>
                      </w:r>
                    </w:sdtContent>
                  </w:sdt>
                </w:p>
              </w:txbxContent>
            </v:textbox>
          </v:shape>
        </w:pict>
      </w:r>
      <w:r w:rsidR="00DB1D62" w:rsidRPr="00094771">
        <w:rPr>
          <w:rFonts w:ascii="Univers CE 45 Light" w:hAnsi="Univers CE 45 Light"/>
          <w:sz w:val="19"/>
          <w:szCs w:val="19"/>
        </w:rPr>
        <w:br w:type="page"/>
      </w:r>
    </w:p>
    <w:p w:rsidR="00241F69" w:rsidRDefault="00241F69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lastRenderedPageBreak/>
        <w:br w:type="page"/>
      </w: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p w:rsidR="0021444F" w:rsidRPr="00094771" w:rsidRDefault="0021444F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</w:p>
    <w:sdt>
      <w:sdtPr>
        <w:rPr>
          <w:rFonts w:ascii="Univers CE 45 Light" w:hAnsi="Univers CE 45 Light"/>
          <w:b/>
          <w:sz w:val="24"/>
          <w:szCs w:val="19"/>
        </w:rPr>
        <w:alias w:val="Titre "/>
        <w:id w:val="3485517"/>
        <w:placeholder>
          <w:docPart w:val="078DE8EACDA34CAE90F953B66A8A0FD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180D4F" w:rsidRPr="00AF7AB6" w:rsidRDefault="00217198" w:rsidP="00180D4F">
          <w:pPr>
            <w:jc w:val="center"/>
            <w:rPr>
              <w:rFonts w:ascii="Univers CE 45 Light" w:hAnsi="Univers CE 45 Light"/>
              <w:b/>
              <w:sz w:val="24"/>
              <w:szCs w:val="19"/>
            </w:rPr>
          </w:pPr>
          <w:r w:rsidRPr="00217198">
            <w:rPr>
              <w:rFonts w:ascii="Univers CE 45 Light" w:hAnsi="Univers CE 45 Light"/>
              <w:b/>
              <w:sz w:val="24"/>
              <w:szCs w:val="19"/>
            </w:rPr>
            <w:t>GigaSpace Rendering Management</w:t>
          </w:r>
        </w:p>
      </w:sdtContent>
    </w:sdt>
    <w:p w:rsidR="00180D4F" w:rsidRPr="00AF7AB6" w:rsidRDefault="00180D4F" w:rsidP="00180D4F">
      <w:pPr>
        <w:jc w:val="center"/>
        <w:rPr>
          <w:rStyle w:val="Titre1Car"/>
          <w:sz w:val="24"/>
          <w:szCs w:val="26"/>
        </w:rPr>
      </w:pPr>
    </w:p>
    <w:p w:rsidR="00180D4F" w:rsidRPr="00F32559" w:rsidRDefault="00DA5BE0" w:rsidP="00180D4F">
      <w:pPr>
        <w:jc w:val="center"/>
        <w:rPr>
          <w:rFonts w:ascii="Univers CE 45 Light" w:hAnsi="Univers CE 45 Light"/>
          <w:sz w:val="24"/>
          <w:szCs w:val="54"/>
        </w:rPr>
      </w:pPr>
      <w:sdt>
        <w:sdtPr>
          <w:rPr>
            <w:rFonts w:ascii="Univers CE 45 Light" w:eastAsiaTheme="majorEastAsia" w:hAnsi="Univers CE 45 Light" w:cstheme="majorBidi"/>
            <w:b/>
            <w:bCs/>
            <w:sz w:val="24"/>
            <w:szCs w:val="54"/>
            <w:lang w:val="fr-FR"/>
          </w:rPr>
          <w:alias w:val="Auteur1"/>
          <w:tag w:val="Auteur1"/>
          <w:id w:val="3485518"/>
          <w:placeholder>
            <w:docPart w:val="D5FC0228213A41CFA85EBDDE8C9062B2"/>
          </w:placeholder>
        </w:sdtPr>
        <w:sdtEndPr>
          <w:rPr>
            <w:bCs w:val="0"/>
          </w:rPr>
        </w:sdtEndPr>
        <w:sdtContent>
          <w:r w:rsidR="00AF7AB6" w:rsidRPr="00F32559">
            <w:rPr>
              <w:rFonts w:ascii="Univers CE 45 Light" w:eastAsiaTheme="majorEastAsia" w:hAnsi="Univers CE 45 Light" w:cstheme="majorBidi"/>
              <w:b/>
              <w:bCs/>
              <w:sz w:val="24"/>
              <w:szCs w:val="54"/>
            </w:rPr>
            <w:t>Pascal Guehl</w:t>
          </w:r>
        </w:sdtContent>
      </w:sdt>
      <w:bookmarkStart w:id="0" w:name="auteur1"/>
      <w:bookmarkEnd w:id="0"/>
      <w:r w:rsidR="008E77AC">
        <w:rPr>
          <w:rStyle w:val="Appelnotedebasdep"/>
          <w:rFonts w:ascii="Univers CE 45 Light" w:eastAsiaTheme="majorEastAsia" w:hAnsi="Univers CE 45 Light" w:cstheme="majorBidi"/>
          <w:b/>
          <w:bCs/>
          <w:sz w:val="24"/>
          <w:szCs w:val="54"/>
          <w:lang w:val="fr-FR"/>
        </w:rPr>
        <w:footnoteReference w:id="1"/>
      </w:r>
      <w:r w:rsidR="008E77AC" w:rsidRPr="00F32559">
        <w:rPr>
          <w:rFonts w:ascii="Univers CE 45 Light" w:eastAsiaTheme="majorEastAsia" w:hAnsi="Univers CE 45 Light" w:cstheme="majorBidi"/>
          <w:b/>
          <w:bCs/>
          <w:sz w:val="24"/>
          <w:szCs w:val="54"/>
        </w:rPr>
        <w:t xml:space="preserve"> </w:t>
      </w:r>
      <w:r w:rsidR="00180D4F" w:rsidRPr="00F32559">
        <w:rPr>
          <w:rFonts w:ascii="Univers CE 45 Light" w:hAnsi="Univers CE 45 Light"/>
          <w:sz w:val="24"/>
          <w:szCs w:val="54"/>
        </w:rPr>
        <w:t>,</w:t>
      </w:r>
      <w:r w:rsidR="00180D4F" w:rsidRPr="00F32559">
        <w:rPr>
          <w:rFonts w:ascii="Univers CE 45 Light" w:hAnsi="Univers CE 45 Light"/>
          <w:bCs/>
          <w:sz w:val="24"/>
          <w:szCs w:val="54"/>
        </w:rPr>
        <w:t xml:space="preserve"> </w:t>
      </w:r>
      <w:sdt>
        <w:sdtPr>
          <w:rPr>
            <w:rFonts w:ascii="Univers CE 45 Light" w:hAnsi="Univers CE 45 Light"/>
            <w:bCs/>
            <w:sz w:val="24"/>
            <w:szCs w:val="54"/>
            <w:lang w:val="fr-FR"/>
          </w:rPr>
          <w:alias w:val="Auteur2"/>
          <w:id w:val="3485519"/>
          <w:placeholder>
            <w:docPart w:val="FD6DD10CFEEC4D5B9EF7A25D73E16B65"/>
          </w:placeholder>
        </w:sdtPr>
        <w:sdtEndPr>
          <w:rPr>
            <w:bCs w:val="0"/>
          </w:rPr>
        </w:sdtEndPr>
        <w:sdtContent>
          <w:r w:rsidR="00AF7AB6" w:rsidRPr="00F32559">
            <w:rPr>
              <w:rFonts w:ascii="Univers CE 45 Light" w:hAnsi="Univers CE 45 Light"/>
              <w:bCs/>
              <w:sz w:val="24"/>
              <w:szCs w:val="54"/>
            </w:rPr>
            <w:t>Fabrice Neyret</w:t>
          </w:r>
        </w:sdtContent>
      </w:sdt>
      <w:r w:rsidR="00180D4F" w:rsidRPr="00F32559">
        <w:rPr>
          <w:rFonts w:ascii="Univers CE 45 Light" w:hAnsi="Univers CE 45 Light"/>
          <w:sz w:val="24"/>
          <w:szCs w:val="54"/>
        </w:rPr>
        <w:t xml:space="preserve"> </w:t>
      </w:r>
      <w:r w:rsidR="008E77AC">
        <w:rPr>
          <w:rStyle w:val="Appelnotedebasdep"/>
          <w:rFonts w:ascii="Univers CE 45 Light" w:hAnsi="Univers CE 45 Light"/>
          <w:sz w:val="24"/>
          <w:szCs w:val="54"/>
          <w:lang w:val="fr-FR"/>
        </w:rPr>
        <w:footnoteReference w:id="2"/>
      </w:r>
    </w:p>
    <w:p w:rsidR="00180D4F" w:rsidRPr="00BC28BB" w:rsidRDefault="00180D4F" w:rsidP="00180D4F">
      <w:pPr>
        <w:jc w:val="center"/>
        <w:rPr>
          <w:rFonts w:ascii="Univers CE 45 Light" w:hAnsi="Univers CE 45 Light"/>
          <w:sz w:val="24"/>
          <w:szCs w:val="54"/>
        </w:rPr>
      </w:pPr>
      <w:r w:rsidRPr="00BC28BB">
        <w:rPr>
          <w:rFonts w:ascii="Univers CE 45 Light" w:hAnsi="Univers CE 45 Light"/>
          <w:sz w:val="24"/>
          <w:szCs w:val="54"/>
        </w:rPr>
        <w:t xml:space="preserve">Project-Teams </w:t>
      </w:r>
      <w:sdt>
        <w:sdtPr>
          <w:rPr>
            <w:rFonts w:ascii="Univers CE 45 Light" w:hAnsi="Univers CE 45 Light"/>
            <w:sz w:val="24"/>
            <w:szCs w:val="54"/>
            <w:lang w:val="fr-FR"/>
          </w:rPr>
          <w:alias w:val="Nom de l'équipe projet"/>
          <w:tag w:val="Nom"/>
          <w:id w:val="3485521"/>
          <w:placeholder>
            <w:docPart w:val="302A2B8F996D4263903AAE07D0D1E179"/>
          </w:placeholder>
        </w:sdtPr>
        <w:sdtEndPr/>
        <w:sdtContent>
          <w:r w:rsidR="00AF7AB6" w:rsidRPr="00AF7AB6">
            <w:rPr>
              <w:rFonts w:ascii="Univers CE 45 Light" w:hAnsi="Univers CE 45 Light"/>
              <w:sz w:val="24"/>
              <w:szCs w:val="54"/>
            </w:rPr>
            <w:t>Maverick</w:t>
          </w:r>
        </w:sdtContent>
      </w:sdt>
    </w:p>
    <w:p w:rsidR="00180D4F" w:rsidRPr="00BC28BB" w:rsidRDefault="00180D4F" w:rsidP="00180D4F">
      <w:pPr>
        <w:jc w:val="center"/>
        <w:rPr>
          <w:rFonts w:ascii="Univers CE 45 Light" w:hAnsi="Univers CE 45 Light"/>
          <w:sz w:val="24"/>
          <w:szCs w:val="54"/>
        </w:rPr>
      </w:pPr>
    </w:p>
    <w:p w:rsidR="00180D4F" w:rsidRPr="00BC28BB" w:rsidRDefault="00672719" w:rsidP="00180D4F">
      <w:pPr>
        <w:jc w:val="center"/>
        <w:rPr>
          <w:rFonts w:ascii="Univers CE 45 Light" w:hAnsi="Univers CE 45 Light"/>
          <w:sz w:val="24"/>
          <w:szCs w:val="54"/>
        </w:rPr>
      </w:pPr>
      <w:r w:rsidRPr="00BC28BB">
        <w:rPr>
          <w:rFonts w:ascii="Univers CE 45 Light" w:hAnsi="Univers CE 45 Light"/>
          <w:sz w:val="24"/>
          <w:szCs w:val="54"/>
        </w:rPr>
        <w:t xml:space="preserve">Technical </w:t>
      </w:r>
      <w:r w:rsidR="00180D4F" w:rsidRPr="00BC28BB">
        <w:rPr>
          <w:rFonts w:ascii="Univers CE 45 Light" w:hAnsi="Univers CE 45 Light"/>
          <w:sz w:val="24"/>
          <w:szCs w:val="54"/>
        </w:rPr>
        <w:t xml:space="preserve">Report </w:t>
      </w:r>
      <w:r w:rsidR="00180D4F" w:rsidRPr="000B4C11">
        <w:rPr>
          <w:rFonts w:ascii="Univers 57 Condensed" w:hAnsi="Univers 57 Condensed"/>
          <w:sz w:val="21"/>
          <w:szCs w:val="21"/>
        </w:rPr>
        <w:t xml:space="preserve"> N° </w:t>
      </w:r>
      <w:sdt>
        <w:sdtPr>
          <w:rPr>
            <w:rFonts w:ascii="Univers 57 Condensed" w:hAnsi="Univers 57 Condensed"/>
            <w:sz w:val="21"/>
            <w:szCs w:val="21"/>
          </w:rPr>
          <w:alias w:val="Numero"/>
          <w:tag w:val="N°"/>
          <w:id w:val="3485522"/>
          <w:placeholder>
            <w:docPart w:val="F7B51C9DD6E443FB9DAFAFACA8AADD0F"/>
          </w:placeholder>
          <w:showingPlcHdr/>
        </w:sdtPr>
        <w:sdtEndPr/>
        <w:sdtContent>
          <w:r w:rsidR="00180D4F" w:rsidRPr="000B4C11">
            <w:rPr>
              <w:rFonts w:ascii="Univers 57 Condensed" w:hAnsi="Univers 57 Condensed"/>
              <w:sz w:val="21"/>
              <w:szCs w:val="21"/>
            </w:rPr>
            <w:t>9999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— </w:t>
      </w:r>
      <w:sdt>
        <w:sdtPr>
          <w:rPr>
            <w:rFonts w:ascii="Univers 57 Condensed" w:hAnsi="Univers 57 Condensed"/>
            <w:szCs w:val="21"/>
          </w:rPr>
          <w:alias w:val="Date"/>
          <w:tag w:val="Date"/>
          <w:id w:val="3485523"/>
          <w:placeholder>
            <w:docPart w:val="5995C62859FB4866AFF561E3159EADC2"/>
          </w:placeholder>
          <w:date w:fullDate="2012-12-23T00:00:00Z">
            <w:dateFormat w:val="dd/MM/yyyy"/>
            <w:lid w:val="fr-FR"/>
            <w:storeMappedDataAs w:val="dateTime"/>
            <w:calendar w:val="gregorian"/>
          </w:date>
        </w:sdtPr>
        <w:sdtEndPr/>
        <w:sdtContent>
          <w:r w:rsidR="00AF7AB6" w:rsidRPr="00AF7AB6">
            <w:rPr>
              <w:rFonts w:ascii="Univers 57 Condensed" w:hAnsi="Univers 57 Condensed"/>
              <w:szCs w:val="21"/>
            </w:rPr>
            <w:t>23/12/2012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—</w:t>
      </w:r>
      <w:sdt>
        <w:sdtPr>
          <w:rPr>
            <w:rFonts w:ascii="Univers CE 45 Light" w:hAnsi="Univers CE 45 Light"/>
            <w:sz w:val="24"/>
            <w:szCs w:val="54"/>
            <w:lang w:val="fr-FR"/>
          </w:rPr>
          <w:alias w:val="Nbre de pages"/>
          <w:tag w:val="Nbre de pages"/>
          <w:id w:val="3485524"/>
          <w:placeholder>
            <w:docPart w:val="CB22DE24F109488DAE7854B38BE4B33A"/>
          </w:placeholder>
          <w:showingPlcHdr/>
        </w:sdtPr>
        <w:sdtEndPr/>
        <w:sdtContent>
          <w:r w:rsidR="00180D4F" w:rsidRPr="00BC28BB">
            <w:rPr>
              <w:rFonts w:ascii="Univers CE 45 Light" w:hAnsi="Univers CE 45 Light"/>
              <w:sz w:val="24"/>
              <w:szCs w:val="54"/>
            </w:rPr>
            <w:t>99</w:t>
          </w:r>
        </w:sdtContent>
      </w:sdt>
      <w:r w:rsidR="00180D4F" w:rsidRPr="00BC28BB">
        <w:rPr>
          <w:rFonts w:ascii="Univers CE 45 Light" w:hAnsi="Univers CE 45 Light"/>
          <w:sz w:val="24"/>
          <w:szCs w:val="54"/>
        </w:rPr>
        <w:t xml:space="preserve"> pages.</w:t>
      </w:r>
    </w:p>
    <w:p w:rsidR="0021444F" w:rsidRPr="00BC28BB" w:rsidRDefault="0021444F" w:rsidP="00180D4F">
      <w:pPr>
        <w:jc w:val="center"/>
        <w:rPr>
          <w:rFonts w:ascii="Univers CE 45 Light" w:hAnsi="Univers CE 45 Light"/>
          <w:sz w:val="24"/>
          <w:szCs w:val="54"/>
        </w:rPr>
      </w:pPr>
    </w:p>
    <w:p w:rsidR="00E52621" w:rsidRDefault="00E52621" w:rsidP="00E52621">
      <w:pPr>
        <w:ind w:left="993"/>
        <w:rPr>
          <w:rFonts w:ascii="Univers 55" w:hAnsi="Univers 55"/>
          <w:b/>
          <w:sz w:val="19"/>
          <w:szCs w:val="19"/>
          <w:lang w:val="en-GB"/>
        </w:rPr>
      </w:pPr>
    </w:p>
    <w:p w:rsidR="0021444F" w:rsidRPr="00F9461D" w:rsidRDefault="0021444F" w:rsidP="00E52621">
      <w:pPr>
        <w:ind w:left="993"/>
        <w:rPr>
          <w:rFonts w:ascii="Univers 55" w:hAnsi="Univers 55"/>
          <w:sz w:val="19"/>
          <w:szCs w:val="19"/>
        </w:rPr>
      </w:pPr>
      <w:r w:rsidRPr="00F9461D">
        <w:rPr>
          <w:rFonts w:ascii="Univers 55" w:hAnsi="Univers 55"/>
          <w:b/>
          <w:sz w:val="19"/>
          <w:szCs w:val="19"/>
        </w:rPr>
        <w:t>Abstract:</w:t>
      </w:r>
      <w:r w:rsidRPr="00F9461D">
        <w:rPr>
          <w:rFonts w:ascii="Univers 55" w:hAnsi="Univers 55"/>
          <w:sz w:val="19"/>
          <w:szCs w:val="19"/>
        </w:rPr>
        <w:t xml:space="preserve">  </w:t>
      </w:r>
      <w:r w:rsidR="00F9461D" w:rsidRPr="00F9461D">
        <w:rPr>
          <w:rFonts w:ascii="Univers 55" w:hAnsi="Univers 55"/>
          <w:sz w:val="19"/>
          <w:szCs w:val="19"/>
        </w:rPr>
        <w:t>This the programming guide of the GigaVoxels library.</w:t>
      </w: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F9461D" w:rsidRDefault="0021444F" w:rsidP="00E52621">
      <w:pPr>
        <w:spacing w:before="120"/>
        <w:ind w:left="993"/>
        <w:rPr>
          <w:rFonts w:ascii="Univers 55" w:hAnsi="Univers 55"/>
          <w:b/>
          <w:sz w:val="19"/>
          <w:szCs w:val="19"/>
        </w:rPr>
      </w:pPr>
    </w:p>
    <w:p w:rsidR="0021444F" w:rsidRPr="00BC28BB" w:rsidRDefault="0021444F" w:rsidP="00E52621">
      <w:pPr>
        <w:spacing w:before="120"/>
        <w:ind w:left="993"/>
        <w:rPr>
          <w:rFonts w:ascii="Univers 55" w:hAnsi="Univers 55"/>
          <w:sz w:val="19"/>
          <w:szCs w:val="19"/>
          <w:lang w:val="fr-FR"/>
        </w:rPr>
      </w:pPr>
      <w:r w:rsidRPr="00BC28BB">
        <w:rPr>
          <w:rFonts w:ascii="Univers 55" w:hAnsi="Univers 55"/>
          <w:b/>
          <w:sz w:val="19"/>
          <w:szCs w:val="19"/>
          <w:lang w:val="fr-FR"/>
        </w:rPr>
        <w:t>Key-words:</w:t>
      </w:r>
      <w:r w:rsidRPr="00BC28BB">
        <w:rPr>
          <w:rFonts w:ascii="Univers 55" w:hAnsi="Univers 55"/>
          <w:sz w:val="19"/>
          <w:szCs w:val="19"/>
          <w:lang w:val="fr-FR"/>
        </w:rPr>
        <w:t xml:space="preserve"> insérez ici les mots-clés en anglais</w:t>
      </w:r>
    </w:p>
    <w:p w:rsidR="0021444F" w:rsidRPr="00BC28BB" w:rsidRDefault="0021444F" w:rsidP="00E52621">
      <w:pPr>
        <w:ind w:left="993"/>
        <w:jc w:val="center"/>
        <w:rPr>
          <w:rFonts w:ascii="Univers 55" w:hAnsi="Univers 55"/>
          <w:sz w:val="19"/>
          <w:szCs w:val="19"/>
          <w:lang w:val="fr-FR"/>
        </w:rPr>
      </w:pPr>
    </w:p>
    <w:p w:rsidR="002808DA" w:rsidRPr="00BC28BB" w:rsidRDefault="001D6E6C" w:rsidP="00E52621">
      <w:pPr>
        <w:ind w:left="993"/>
        <w:rPr>
          <w:rStyle w:val="Appelnotedebasdep"/>
          <w:lang w:val="fr-FR"/>
        </w:rPr>
        <w:sectPr w:rsidR="002808DA" w:rsidRPr="00BC28BB" w:rsidSect="00CB68FD">
          <w:headerReference w:type="even" r:id="rId15"/>
          <w:footerReference w:type="even" r:id="rId16"/>
          <w:headerReference w:type="first" r:id="rId17"/>
          <w:pgSz w:w="11906" w:h="16838" w:code="9"/>
          <w:pgMar w:top="0" w:right="0" w:bottom="2410" w:left="0" w:header="0" w:footer="0" w:gutter="0"/>
          <w:cols w:space="708"/>
          <w:docGrid w:linePitch="360"/>
        </w:sect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drawing>
          <wp:anchor distT="0" distB="0" distL="114300" distR="114300" simplePos="0" relativeHeight="251662334" behindDoc="1" locked="1" layoutInCell="1" allowOverlap="0" wp14:anchorId="30F3EFD9" wp14:editId="19453785">
            <wp:simplePos x="0" y="0"/>
            <wp:positionH relativeFrom="page">
              <wp:posOffset>123825</wp:posOffset>
            </wp:positionH>
            <wp:positionV relativeFrom="page">
              <wp:posOffset>-9525</wp:posOffset>
            </wp:positionV>
            <wp:extent cx="7555230" cy="10687050"/>
            <wp:effectExtent l="19050" t="0" r="7620" b="0"/>
            <wp:wrapNone/>
            <wp:docPr id="5" name="Image 4" descr="Cr Ren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Renn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16DD" w:rsidRPr="00094771" w:rsidRDefault="00DA0E58" w:rsidP="009C16DD">
      <w:pPr>
        <w:jc w:val="center"/>
        <w:rPr>
          <w:rFonts w:ascii="Univers CE 45 Light" w:eastAsiaTheme="minorHAnsi" w:hAnsi="Univers CE 45 Light" w:cs="Arial"/>
          <w:color w:val="29404A"/>
          <w:sz w:val="23"/>
          <w:szCs w:val="23"/>
          <w:lang w:val="fr-FR"/>
        </w:rPr>
      </w:pPr>
      <w:r>
        <w:rPr>
          <w:rFonts w:ascii="Univers CE 45 Light" w:eastAsiaTheme="minorHAnsi" w:hAnsi="Univers CE 45 Light" w:cs="CMBX12"/>
          <w:color w:val="000000"/>
          <w:sz w:val="28"/>
          <w:szCs w:val="28"/>
          <w:lang w:val="fr-FR"/>
        </w:rPr>
        <w:lastRenderedPageBreak/>
        <w:t xml:space="preserve"> </w:t>
      </w:r>
    </w:p>
    <w:p w:rsidR="00D561C0" w:rsidRPr="003460CE" w:rsidRDefault="00DA5BE0" w:rsidP="00D561C0">
      <w:pPr>
        <w:ind w:left="567"/>
        <w:jc w:val="center"/>
        <w:rPr>
          <w:rFonts w:ascii="Univers CE 45 Light" w:hAnsi="Univers CE 45 Light"/>
          <w:b/>
          <w:sz w:val="24"/>
          <w:szCs w:val="19"/>
        </w:rPr>
      </w:pPr>
      <w:r>
        <w:rPr>
          <w:rFonts w:ascii="Univers CE 45 Light" w:eastAsiaTheme="minorHAnsi" w:hAnsi="Univers CE 45 Light" w:cs="CMBX12"/>
          <w:noProof/>
          <w:color w:val="000000"/>
          <w:sz w:val="28"/>
          <w:szCs w:val="28"/>
          <w:lang w:val="fr-FR" w:eastAsia="fr-FR"/>
        </w:rPr>
        <w:pict>
          <v:shape id="Text Box 14" o:spid="_x0000_s1029" type="#_x0000_t202" style="position:absolute;left:0;text-align:left;margin-left:39pt;margin-top:121.8pt;width:506.05pt;height:54.7pt;z-index:2516725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" strokecolor="white [3212]">
            <v:textbox style="mso-next-textbox:#Text Box 14">
              <w:txbxContent>
                <w:p w:rsidR="003F46AF" w:rsidRPr="00503478" w:rsidRDefault="003F46AF" w:rsidP="00DA0E58">
                  <w:pPr>
                    <w:jc w:val="center"/>
                    <w:rPr>
                      <w:rStyle w:val="Titre1Car"/>
                      <w:sz w:val="24"/>
                      <w:szCs w:val="26"/>
                    </w:rPr>
                  </w:pPr>
                </w:p>
                <w:p w:rsidR="003F46AF" w:rsidRPr="000B4C11" w:rsidRDefault="003F46AF" w:rsidP="00DA0E58">
                  <w:pPr>
                    <w:jc w:val="center"/>
                    <w:rPr>
                      <w:rFonts w:ascii="Univers 55" w:hAnsi="Univers 55"/>
                      <w:sz w:val="19"/>
                      <w:szCs w:val="19"/>
                    </w:rPr>
                  </w:pPr>
                  <w:r>
                    <w:rPr>
                      <w:rFonts w:ascii="Univers CE 45 Light" w:hAnsi="Univers CE 45 Light"/>
                      <w:bCs/>
                      <w:sz w:val="24"/>
                      <w:szCs w:val="54"/>
                      <w:lang w:val="fr-FR"/>
                    </w:rPr>
                    <w:t xml:space="preserve"> </w:t>
                  </w:r>
                </w:p>
                <w:p w:rsidR="003F46AF" w:rsidRPr="00094771" w:rsidRDefault="003F46AF" w:rsidP="00DA0E58">
                  <w:pPr>
                    <w:rPr>
                      <w:sz w:val="19"/>
                      <w:szCs w:val="19"/>
                    </w:rPr>
                  </w:pPr>
                </w:p>
              </w:txbxContent>
            </v:textbox>
          </v:shape>
        </w:pict>
      </w:r>
      <w:sdt>
        <w:sdtPr>
          <w:rPr>
            <w:rFonts w:ascii="Univers CE 45 Light" w:hAnsi="Univers CE 45 Light"/>
            <w:b/>
            <w:sz w:val="24"/>
            <w:szCs w:val="19"/>
          </w:rPr>
          <w:alias w:val="Titre "/>
          <w:id w:val="3485556"/>
          <w:placeholder>
            <w:docPart w:val="98BE4B067DE24494950D5D8984F6BEF4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217198">
            <w:rPr>
              <w:rFonts w:ascii="Univers CE 45 Light" w:hAnsi="Univers CE 45 Light"/>
              <w:b/>
              <w:sz w:val="24"/>
              <w:szCs w:val="19"/>
              <w:lang w:val="fr-FR"/>
            </w:rPr>
            <w:t>GigaSpace Rendering Management</w:t>
          </w:r>
        </w:sdtContent>
      </w:sdt>
    </w:p>
    <w:p w:rsidR="00DA0E58" w:rsidRPr="003460CE" w:rsidRDefault="00DA0E58" w:rsidP="00D561C0">
      <w:pPr>
        <w:spacing w:after="200" w:line="276" w:lineRule="auto"/>
        <w:ind w:left="567"/>
        <w:jc w:val="left"/>
        <w:rPr>
          <w:rFonts w:ascii="Univers CE 45 Light" w:eastAsiaTheme="minorHAnsi" w:hAnsi="Univers CE 45 Light" w:cs="Arial"/>
          <w:color w:val="29404A"/>
          <w:sz w:val="23"/>
          <w:szCs w:val="23"/>
        </w:rPr>
      </w:pPr>
    </w:p>
    <w:p w:rsidR="00D561C0" w:rsidRPr="001710F9" w:rsidRDefault="00D561C0" w:rsidP="001710F9">
      <w:pPr>
        <w:ind w:left="567"/>
        <w:rPr>
          <w:rFonts w:ascii="Univers 55" w:hAnsi="Univers 55"/>
          <w:sz w:val="19"/>
          <w:szCs w:val="19"/>
        </w:rPr>
      </w:pPr>
      <w:r w:rsidRPr="001710F9">
        <w:rPr>
          <w:rFonts w:ascii="Univers 55" w:hAnsi="Univers 55"/>
          <w:b/>
          <w:sz w:val="19"/>
          <w:szCs w:val="19"/>
        </w:rPr>
        <w:t>Résumé :</w:t>
      </w:r>
      <w:r w:rsidRPr="001710F9">
        <w:rPr>
          <w:rFonts w:ascii="Univers 55" w:hAnsi="Univers 55"/>
          <w:sz w:val="19"/>
          <w:szCs w:val="19"/>
        </w:rPr>
        <w:t xml:space="preserve">  </w:t>
      </w:r>
      <w:sdt>
        <w:sdtPr>
          <w:rPr>
            <w:rFonts w:ascii="Univers 55" w:hAnsi="Univers 55"/>
            <w:sz w:val="19"/>
            <w:szCs w:val="19"/>
          </w:rPr>
          <w:alias w:val="Résumé"/>
          <w:id w:val="3485649"/>
          <w:placeholder>
            <w:docPart w:val="2E7337D571E34048960E33784E0F44E6"/>
          </w:placeholder>
          <w:dataBinding w:prefixMappings="xmlns:ns0='http://schemas.microsoft.com/office/2006/coverPageProps' " w:xpath="/ns0:CoverPageProperties[1]/ns0:Abstract[1]" w:storeItemID="{55AF091B-3C7A-41E3-B477-F2FDAA23CFDA}"/>
          <w:text/>
        </w:sdtPr>
        <w:sdtEndPr/>
        <w:sdtContent>
          <w:r w:rsidR="001710F9" w:rsidRPr="001710F9">
            <w:rPr>
              <w:rFonts w:ascii="Univers 55" w:hAnsi="Univers 55"/>
              <w:sz w:val="19"/>
              <w:szCs w:val="19"/>
            </w:rPr>
            <w:t xml:space="preserve">This is the GigaVoxels library programming guide for </w:t>
          </w:r>
          <w:r w:rsidR="00ED0C50" w:rsidRPr="001710F9">
            <w:rPr>
              <w:rFonts w:ascii="Univers 55" w:hAnsi="Univers 55"/>
              <w:sz w:val="19"/>
              <w:szCs w:val="19"/>
            </w:rPr>
            <w:t>developers</w:t>
          </w:r>
          <w:r w:rsidR="002D4037" w:rsidRPr="001710F9">
            <w:rPr>
              <w:rFonts w:ascii="Univers 55" w:hAnsi="Univers 55"/>
              <w:sz w:val="19"/>
              <w:szCs w:val="19"/>
            </w:rPr>
            <w:t>.</w:t>
          </w:r>
          <w:r w:rsidR="001710F9" w:rsidRPr="001710F9">
            <w:rPr>
              <w:rFonts w:ascii="Univers 55" w:hAnsi="Univers 55"/>
              <w:sz w:val="19"/>
              <w:szCs w:val="19"/>
            </w:rPr>
            <w:t xml:space="preserve"> </w:t>
          </w:r>
          <w:r w:rsidR="001710F9">
            <w:rPr>
              <w:rFonts w:ascii="Univers 55" w:hAnsi="Univers 55"/>
              <w:sz w:val="19"/>
              <w:szCs w:val="19"/>
            </w:rPr>
            <w:t>It is an deep insight for make benefit glorious nation of voxels worshipers.</w:t>
          </w:r>
        </w:sdtContent>
      </w:sdt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D561C0" w:rsidRPr="001710F9" w:rsidRDefault="00D561C0" w:rsidP="00D561C0">
      <w:pPr>
        <w:spacing w:before="120"/>
        <w:ind w:left="567"/>
        <w:rPr>
          <w:rFonts w:ascii="Univers 55" w:hAnsi="Univers 55"/>
          <w:b/>
          <w:sz w:val="19"/>
          <w:szCs w:val="19"/>
        </w:rPr>
      </w:pPr>
    </w:p>
    <w:p w:rsidR="00241F69" w:rsidRPr="00BC28BB" w:rsidRDefault="00D561C0" w:rsidP="005313A7">
      <w:pPr>
        <w:spacing w:before="120"/>
        <w:ind w:left="426"/>
        <w:rPr>
          <w:rFonts w:ascii="Univers 55" w:hAnsi="Univers 55"/>
          <w:sz w:val="19"/>
          <w:szCs w:val="19"/>
          <w:lang w:val="fr-FR"/>
        </w:rPr>
      </w:pPr>
      <w:r w:rsidRPr="00BC28BB">
        <w:rPr>
          <w:rFonts w:ascii="Univers 55" w:hAnsi="Univers 55"/>
          <w:b/>
          <w:sz w:val="19"/>
          <w:szCs w:val="19"/>
          <w:lang w:val="fr-FR"/>
        </w:rPr>
        <w:t>Mots clés :</w:t>
      </w:r>
      <w:r w:rsidR="00241F69" w:rsidRPr="00BC28BB">
        <w:rPr>
          <w:rFonts w:ascii="Univers 55" w:hAnsi="Univers 55"/>
          <w:sz w:val="19"/>
          <w:szCs w:val="19"/>
          <w:lang w:val="fr-FR"/>
        </w:rPr>
        <w:t xml:space="preserve"> insérez ici les mots-clés en </w:t>
      </w:r>
      <w:r w:rsidR="005313A7" w:rsidRPr="00BC28BB">
        <w:rPr>
          <w:rFonts w:ascii="Univers 55" w:hAnsi="Univers 55"/>
          <w:sz w:val="19"/>
          <w:szCs w:val="19"/>
          <w:lang w:val="fr-FR"/>
        </w:rPr>
        <w:t>français</w:t>
      </w:r>
    </w:p>
    <w:p w:rsidR="00D561C0" w:rsidRDefault="00D561C0" w:rsidP="005313A7">
      <w:pPr>
        <w:spacing w:after="200" w:line="276" w:lineRule="auto"/>
        <w:ind w:left="426"/>
        <w:jc w:val="left"/>
        <w:rPr>
          <w:rFonts w:ascii="Univers CE 45 Light" w:eastAsiaTheme="minorHAnsi" w:hAnsi="Univers CE 45 Light" w:cs="Arial"/>
          <w:color w:val="29404A"/>
          <w:sz w:val="23"/>
          <w:szCs w:val="23"/>
          <w:lang w:val="fr-FR"/>
        </w:rPr>
        <w:sectPr w:rsidR="00D561C0" w:rsidSect="00D561C0">
          <w:headerReference w:type="default" r:id="rId19"/>
          <w:headerReference w:type="first" r:id="rId20"/>
          <w:pgSz w:w="11906" w:h="16838"/>
          <w:pgMar w:top="2552" w:right="1133" w:bottom="244" w:left="249" w:header="0" w:footer="0" w:gutter="0"/>
          <w:cols w:space="708"/>
          <w:titlePg/>
          <w:docGrid w:linePitch="360"/>
        </w:sectPr>
      </w:pPr>
    </w:p>
    <w:p w:rsidR="009C16DD" w:rsidRPr="00905E3B" w:rsidRDefault="00892AEA">
      <w:pPr>
        <w:spacing w:after="200" w:line="276" w:lineRule="auto"/>
        <w:jc w:val="left"/>
        <w:rPr>
          <w:rFonts w:ascii="Univers CE 45 Light" w:eastAsiaTheme="minorHAnsi" w:hAnsi="Univers CE 45 Light" w:cs="Arial"/>
          <w:b/>
          <w:color w:val="29404A"/>
          <w:sz w:val="23"/>
          <w:szCs w:val="23"/>
          <w:lang w:val="fr-FR"/>
        </w:rPr>
      </w:pPr>
      <w:r>
        <w:rPr>
          <w:rFonts w:ascii="Univers CE 45 Light" w:eastAsiaTheme="minorHAnsi" w:hAnsi="Univers CE 45 Light" w:cs="Arial"/>
          <w:b/>
          <w:color w:val="29404A"/>
          <w:sz w:val="23"/>
          <w:szCs w:val="23"/>
          <w:lang w:val="fr-FR"/>
        </w:rPr>
        <w:lastRenderedPageBreak/>
        <w:t xml:space="preserve"> </w:t>
      </w:r>
    </w:p>
    <w:p w:rsidR="00892AEA" w:rsidRDefault="00892AEA">
      <w:pPr>
        <w:spacing w:after="200" w:line="276" w:lineRule="auto"/>
        <w:jc w:val="left"/>
        <w:rPr>
          <w:rFonts w:ascii="Univers CE 45 Light" w:hAnsi="Univers CE 45 Light"/>
          <w:lang w:val="fr-FR"/>
        </w:rPr>
      </w:pPr>
    </w:p>
    <w:p w:rsidR="00892AEA" w:rsidRDefault="00892AEA">
      <w:pPr>
        <w:spacing w:after="200" w:line="276" w:lineRule="auto"/>
        <w:jc w:val="left"/>
        <w:rPr>
          <w:rFonts w:ascii="Univers CE 45 Light" w:hAnsi="Univers CE 45 Light"/>
          <w:lang w:val="fr-FR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id w:val="-447547777"/>
        <w:docPartObj>
          <w:docPartGallery w:val="Table of Contents"/>
          <w:docPartUnique/>
        </w:docPartObj>
      </w:sdtPr>
      <w:sdtEndPr/>
      <w:sdtContent>
        <w:p w:rsidR="003C1016" w:rsidRDefault="003C1016">
          <w:pPr>
            <w:pStyle w:val="En-ttedetabledesmatires"/>
          </w:pPr>
          <w:r>
            <w:t>Contenu</w:t>
          </w:r>
        </w:p>
        <w:p w:rsidR="003C1016" w:rsidRDefault="007A52D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>
            <w:fldChar w:fldCharType="begin"/>
          </w:r>
          <w:r w:rsidR="003C1016">
            <w:instrText xml:space="preserve"> TOC \o "1-3" \h \z \u </w:instrText>
          </w:r>
          <w:r>
            <w:fldChar w:fldCharType="separate"/>
          </w:r>
          <w:hyperlink w:anchor="_Toc387863713" w:history="1">
            <w:r w:rsidR="003C1016" w:rsidRPr="004E561E">
              <w:rPr>
                <w:rStyle w:val="Lienhypertexte"/>
                <w:noProof/>
              </w:rPr>
              <w:t>I.</w:t>
            </w:r>
            <w:r w:rsidR="003C10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3C1016" w:rsidRPr="004E561E">
              <w:rPr>
                <w:rStyle w:val="Lienhypertexte"/>
                <w:noProof/>
              </w:rPr>
              <w:t>Introduction</w:t>
            </w:r>
            <w:r w:rsidR="003C101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4" w:history="1">
            <w:r w:rsidR="003C1016" w:rsidRPr="004E561E">
              <w:rPr>
                <w:rStyle w:val="Lienhypertexte"/>
                <w:noProof/>
              </w:rPr>
              <w:t>II.</w:t>
            </w:r>
            <w:r w:rsidR="003C10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3C1016" w:rsidRPr="004E561E">
              <w:rPr>
                <w:rStyle w:val="Lienhypertexte"/>
                <w:noProof/>
              </w:rPr>
              <w:t>GigaVoxels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_Toc387863714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7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5" w:history="1">
            <w:r w:rsidR="003C1016" w:rsidRPr="004E561E">
              <w:rPr>
                <w:rStyle w:val="Lienhypertexte"/>
                <w:noProof/>
              </w:rPr>
              <w:t>III.</w:t>
            </w:r>
            <w:r w:rsidR="003C10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3C1016" w:rsidRPr="004E561E">
              <w:rPr>
                <w:rStyle w:val="Lienhypertexte"/>
                <w:noProof/>
              </w:rPr>
              <w:t>GigaSpace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_Toc387863715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9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6" w:history="1">
            <w:r w:rsidR="003C1016" w:rsidRPr="004E561E">
              <w:rPr>
                <w:rStyle w:val="Lienhypertexte"/>
                <w:noProof/>
              </w:rPr>
              <w:t>IV.</w:t>
            </w:r>
            <w:r w:rsidR="003C10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3C1016" w:rsidRPr="004E561E">
              <w:rPr>
                <w:rStyle w:val="Lienhypertexte"/>
                <w:noProof/>
              </w:rPr>
              <w:t>CUDA vs OpenGL vs GLSL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_Toc387863716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10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7" w:history="1">
            <w:r w:rsidR="003C1016" w:rsidRPr="004E561E">
              <w:rPr>
                <w:rStyle w:val="Lienhypertexte"/>
                <w:noProof/>
              </w:rPr>
              <w:t>V.</w:t>
            </w:r>
            <w:r w:rsidR="003C101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FR" w:eastAsia="fr-FR"/>
              </w:rPr>
              <w:tab/>
            </w:r>
            <w:r w:rsidR="003C1016" w:rsidRPr="004E561E">
              <w:rPr>
                <w:rStyle w:val="Lienhypertexte"/>
                <w:noProof/>
              </w:rPr>
              <w:t>History and roots of GigaVoxels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_Toc387863717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11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8" w:history="1">
            <w:r w:rsidR="003C1016" w:rsidRPr="004E561E">
              <w:rPr>
                <w:rStyle w:val="Lienhypertexte"/>
                <w:noProof/>
              </w:rPr>
              <w:t>Conclusion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_Toc387863718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22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DA5BE0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387863719" w:history="1">
            <w:r w:rsidR="003C1016" w:rsidRPr="004E561E">
              <w:rPr>
                <w:rStyle w:val="Lienhypertexte"/>
                <w:noProof/>
              </w:rPr>
              <w:t>Bibliography</w:t>
            </w:r>
            <w:r w:rsidR="003C1016">
              <w:rPr>
                <w:noProof/>
                <w:webHidden/>
              </w:rPr>
              <w:tab/>
            </w:r>
            <w:r w:rsidR="007A52D1">
              <w:rPr>
                <w:noProof/>
                <w:webHidden/>
              </w:rPr>
              <w:fldChar w:fldCharType="begin"/>
            </w:r>
            <w:r w:rsidR="003C1016">
              <w:rPr>
                <w:noProof/>
                <w:webHidden/>
              </w:rPr>
              <w:instrText xml:space="preserve"> PAGEREF _Toc387863719 \h </w:instrText>
            </w:r>
            <w:r w:rsidR="007A52D1">
              <w:rPr>
                <w:noProof/>
                <w:webHidden/>
              </w:rPr>
            </w:r>
            <w:r w:rsidR="007A52D1">
              <w:rPr>
                <w:noProof/>
                <w:webHidden/>
              </w:rPr>
              <w:fldChar w:fldCharType="separate"/>
            </w:r>
            <w:r w:rsidR="004C1B45">
              <w:rPr>
                <w:noProof/>
                <w:webHidden/>
              </w:rPr>
              <w:t>23</w:t>
            </w:r>
            <w:r w:rsidR="007A52D1">
              <w:rPr>
                <w:noProof/>
                <w:webHidden/>
              </w:rPr>
              <w:fldChar w:fldCharType="end"/>
            </w:r>
          </w:hyperlink>
        </w:p>
        <w:p w:rsidR="003C1016" w:rsidRDefault="007A52D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3C1016" w:rsidRDefault="003C1016" w:rsidP="003C1016">
          <w:r>
            <w:br w:type="page"/>
          </w:r>
        </w:p>
        <w:p w:rsidR="003C1016" w:rsidRDefault="00DA5BE0"/>
      </w:sdtContent>
    </w:sdt>
    <w:p w:rsidR="00670B71" w:rsidRPr="00251B2A" w:rsidRDefault="006F0072" w:rsidP="003934B9">
      <w:pPr>
        <w:pStyle w:val="Titre"/>
        <w:numPr>
          <w:ilvl w:val="0"/>
          <w:numId w:val="1"/>
        </w:numPr>
      </w:pPr>
      <w:bookmarkStart w:id="1" w:name="_Toc387863713"/>
      <w:r>
        <w:t>Introduction</w:t>
      </w:r>
      <w:bookmarkEnd w:id="1"/>
    </w:p>
    <w:p w:rsidR="00670B71" w:rsidRDefault="006F0072" w:rsidP="00237983">
      <w:pPr>
        <w:ind w:left="709" w:right="34"/>
        <w:rPr>
          <w:rFonts w:ascii="Univers CE 45 Light" w:hAnsi="Univers CE 45 Light"/>
          <w:sz w:val="19"/>
          <w:szCs w:val="19"/>
        </w:rPr>
      </w:pPr>
      <w:bookmarkStart w:id="2" w:name="_Ref496302728"/>
      <w:bookmarkStart w:id="3" w:name="_Ref479327947"/>
      <w:bookmarkStart w:id="4" w:name="_Ref479327857"/>
      <w:r>
        <w:rPr>
          <w:rFonts w:ascii="Univers CE 45 Light" w:hAnsi="Univers CE 45 Light"/>
          <w:sz w:val="19"/>
          <w:szCs w:val="19"/>
        </w:rPr>
        <w:t>…</w:t>
      </w:r>
    </w:p>
    <w:p w:rsidR="00A7171D" w:rsidRPr="00251B2A" w:rsidRDefault="006F0072" w:rsidP="003934B9">
      <w:pPr>
        <w:pStyle w:val="Citationintense"/>
        <w:numPr>
          <w:ilvl w:val="0"/>
          <w:numId w:val="2"/>
        </w:numPr>
      </w:pPr>
      <w:r>
        <w:t>About this document</w:t>
      </w:r>
    </w:p>
    <w:p w:rsidR="00014497" w:rsidRDefault="0035365A" w:rsidP="00CC7D17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This document explains what is GigaVoxels, its philosophy, its origin and how it extends to GigaSpace.</w:t>
      </w:r>
    </w:p>
    <w:p w:rsidR="008F761A" w:rsidRPr="008F761A" w:rsidRDefault="008F761A" w:rsidP="008F761A">
      <w:pPr>
        <w:ind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8F761A">
      <w:pPr>
        <w:spacing w:after="200" w:line="276" w:lineRule="auto"/>
        <w:jc w:val="left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br w:type="page"/>
      </w:r>
    </w:p>
    <w:p w:rsidR="006F0072" w:rsidRPr="00251B2A" w:rsidRDefault="006F0072" w:rsidP="003934B9">
      <w:pPr>
        <w:pStyle w:val="Titre"/>
        <w:numPr>
          <w:ilvl w:val="0"/>
          <w:numId w:val="1"/>
        </w:numPr>
      </w:pPr>
      <w:bookmarkStart w:id="5" w:name="_Toc387863714"/>
      <w:r>
        <w:lastRenderedPageBreak/>
        <w:t>GigaVoxels</w:t>
      </w:r>
      <w:bookmarkEnd w:id="5"/>
    </w:p>
    <w:p w:rsidR="009925C7" w:rsidRDefault="00F96F1F" w:rsidP="006F0072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GPU Computing</w:t>
      </w:r>
    </w:p>
    <w:p w:rsidR="006F0072" w:rsidRDefault="006F0072" w:rsidP="00686B74">
      <w:pPr>
        <w:ind w:left="709" w:right="34"/>
        <w:rPr>
          <w:rFonts w:ascii="Univers CE 45 Light" w:hAnsi="Univers CE 45 Light"/>
          <w:sz w:val="19"/>
          <w:szCs w:val="19"/>
        </w:rPr>
      </w:pPr>
      <w:r w:rsidRPr="00686B74">
        <w:rPr>
          <w:rFonts w:ascii="Univers CE 45 Light" w:hAnsi="Univers CE 45 Light"/>
          <w:sz w:val="19"/>
          <w:szCs w:val="19"/>
        </w:rPr>
        <w:t>You probably also want to add a user-defined voxel shader to tweak the da</w:t>
      </w:r>
      <w:r w:rsidR="00686B74">
        <w:rPr>
          <w:rFonts w:ascii="Univers CE 45 Light" w:hAnsi="Univers CE 45 Light"/>
          <w:sz w:val="19"/>
          <w:szCs w:val="19"/>
        </w:rPr>
        <w:t>ta on the fly or simply to tune</w:t>
      </w:r>
    </w:p>
    <w:p w:rsidR="00686B74" w:rsidRDefault="00686B74" w:rsidP="00686B74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592995" w:rsidRDefault="00592995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Stackless</w:t>
      </w:r>
    </w:p>
    <w:p w:rsidR="00085949" w:rsidRDefault="00085949" w:rsidP="00085949">
      <w:pPr>
        <w:pStyle w:val="Paragraphedeliste"/>
        <w:numPr>
          <w:ilvl w:val="0"/>
          <w:numId w:val="12"/>
        </w:numPr>
        <w:ind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Rendering to texture</w:t>
      </w:r>
    </w:p>
    <w:p w:rsidR="00085949" w:rsidRPr="00085949" w:rsidRDefault="00085949" w:rsidP="00085949">
      <w:pPr>
        <w:pStyle w:val="Paragraphedeliste"/>
        <w:numPr>
          <w:ilvl w:val="0"/>
          <w:numId w:val="12"/>
        </w:numPr>
        <w:ind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Handling scene Color and Depth</w:t>
      </w:r>
    </w:p>
    <w:p w:rsidR="00085949" w:rsidRDefault="00085949" w:rsidP="00686B74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686B74" w:rsidRDefault="00F96F1F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Graphics Library</w:t>
      </w:r>
    </w:p>
    <w:p w:rsidR="0029151F" w:rsidRDefault="0029151F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GLSL Renderer</w:t>
      </w:r>
    </w:p>
    <w:p w:rsidR="00686B74" w:rsidRDefault="00686B74" w:rsidP="00686B74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774488" w:rsidRDefault="00774488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Proxy Ge</w:t>
      </w:r>
      <w:r w:rsidR="000244E5">
        <w:rPr>
          <w:rFonts w:ascii="Univers CE 45 Light" w:hAnsi="Univers CE 45 Light"/>
          <w:sz w:val="19"/>
          <w:szCs w:val="19"/>
        </w:rPr>
        <w:t>ome</w:t>
      </w:r>
      <w:bookmarkStart w:id="6" w:name="_GoBack"/>
      <w:bookmarkEnd w:id="6"/>
      <w:r>
        <w:rPr>
          <w:rFonts w:ascii="Univers CE 45 Light" w:hAnsi="Univers CE 45 Light"/>
          <w:sz w:val="19"/>
          <w:szCs w:val="19"/>
        </w:rPr>
        <w:t>try</w:t>
      </w:r>
    </w:p>
    <w:p w:rsidR="00774488" w:rsidRDefault="00774488" w:rsidP="00686B74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686B74" w:rsidRDefault="00686B74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Hybrid</w:t>
      </w:r>
    </w:p>
    <w:p w:rsidR="0093470C" w:rsidRDefault="0093470C" w:rsidP="00686B74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93470C" w:rsidRDefault="0093470C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Optimization</w:t>
      </w:r>
    </w:p>
    <w:p w:rsidR="00416C93" w:rsidRPr="00686B74" w:rsidRDefault="00416C93" w:rsidP="00686B74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ancestor</w:t>
      </w:r>
    </w:p>
    <w:p w:rsidR="005A4E93" w:rsidRPr="0093470C" w:rsidRDefault="005A4E93" w:rsidP="0093470C">
      <w:pPr>
        <w:ind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8F761A" w:rsidRDefault="008F761A" w:rsidP="005A4E93">
      <w:pPr>
        <w:pStyle w:val="Paragraphedeliste"/>
        <w:ind w:left="1429" w:right="34"/>
        <w:rPr>
          <w:rFonts w:ascii="Univers CE 45 Light" w:hAnsi="Univers CE 45 Light"/>
          <w:sz w:val="19"/>
          <w:szCs w:val="19"/>
        </w:rPr>
      </w:pPr>
    </w:p>
    <w:p w:rsidR="007F32A9" w:rsidRDefault="00DB7C62" w:rsidP="00217198">
      <w:pPr>
        <w:pStyle w:val="Titre"/>
        <w:numPr>
          <w:ilvl w:val="0"/>
          <w:numId w:val="1"/>
        </w:numPr>
      </w:pPr>
      <w:bookmarkStart w:id="7" w:name="_Ref496302621"/>
      <w:bookmarkStart w:id="8" w:name="_Toc318708373"/>
      <w:bookmarkEnd w:id="2"/>
      <w:r>
        <w:br w:type="page"/>
      </w:r>
    </w:p>
    <w:p w:rsidR="00670B71" w:rsidRPr="004060F4" w:rsidRDefault="00670B71" w:rsidP="00FA3AD9">
      <w:pPr>
        <w:pStyle w:val="Titre1"/>
      </w:pPr>
      <w:bookmarkStart w:id="9" w:name="_Toc387863718"/>
      <w:r w:rsidRPr="004060F4">
        <w:lastRenderedPageBreak/>
        <w:t>Conclusion</w:t>
      </w:r>
      <w:bookmarkEnd w:id="3"/>
      <w:bookmarkEnd w:id="7"/>
      <w:bookmarkEnd w:id="8"/>
      <w:bookmarkEnd w:id="9"/>
    </w:p>
    <w:p w:rsidR="00670B71" w:rsidRDefault="00804777" w:rsidP="00237983">
      <w:pPr>
        <w:ind w:left="709" w:right="34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sz w:val="19"/>
          <w:szCs w:val="19"/>
        </w:rPr>
        <w:t>…</w:t>
      </w:r>
    </w:p>
    <w:p w:rsidR="00804777" w:rsidRDefault="00804777" w:rsidP="00237983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804777" w:rsidRDefault="00804777" w:rsidP="00237983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804777" w:rsidRPr="004060F4" w:rsidRDefault="00804777" w:rsidP="00237983">
      <w:pPr>
        <w:ind w:left="709" w:right="34"/>
        <w:rPr>
          <w:rFonts w:ascii="Univers CE 45 Light" w:hAnsi="Univers CE 45 Light"/>
          <w:sz w:val="19"/>
          <w:szCs w:val="19"/>
        </w:rPr>
      </w:pPr>
    </w:p>
    <w:p w:rsidR="002C7BD7" w:rsidRDefault="002C7BD7" w:rsidP="00FA3AD9">
      <w:pPr>
        <w:pStyle w:val="Titre1"/>
        <w:sectPr w:rsidR="002C7BD7" w:rsidSect="00D561C0">
          <w:headerReference w:type="even" r:id="rId21"/>
          <w:footerReference w:type="even" r:id="rId22"/>
          <w:footerReference w:type="default" r:id="rId23"/>
          <w:pgSz w:w="11906" w:h="16838"/>
          <w:pgMar w:top="238" w:right="1133" w:bottom="244" w:left="426" w:header="567" w:footer="850" w:gutter="0"/>
          <w:cols w:space="708"/>
          <w:docGrid w:linePitch="360"/>
        </w:sectPr>
      </w:pPr>
      <w:bookmarkStart w:id="10" w:name="_Ref50270910"/>
      <w:bookmarkStart w:id="11" w:name="_Toc318708374"/>
      <w:bookmarkEnd w:id="4"/>
    </w:p>
    <w:p w:rsidR="00670B71" w:rsidRPr="004060F4" w:rsidRDefault="00670B71" w:rsidP="00FA3AD9">
      <w:pPr>
        <w:pStyle w:val="Titre1"/>
      </w:pPr>
      <w:bookmarkStart w:id="12" w:name="_Toc387863719"/>
      <w:r w:rsidRPr="004060F4">
        <w:lastRenderedPageBreak/>
        <w:t>Bibliography</w:t>
      </w:r>
      <w:bookmarkEnd w:id="10"/>
      <w:bookmarkEnd w:id="11"/>
      <w:bookmarkEnd w:id="12"/>
    </w:p>
    <w:p w:rsidR="00194E62" w:rsidRPr="00194E62" w:rsidRDefault="0069216D" w:rsidP="009F1638">
      <w:pPr>
        <w:ind w:left="567" w:firstLine="60"/>
        <w:rPr>
          <w:rFonts w:ascii="Univers CE 45 Light" w:hAnsi="Univers CE 45 Light"/>
          <w:snapToGrid w:val="0"/>
          <w:sz w:val="19"/>
          <w:szCs w:val="19"/>
          <w:lang w:eastAsia="fr-FR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="007A52D1"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="007A52D1"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</w:t>
      </w:r>
      <w:r w:rsidR="00194E62">
        <w:rPr>
          <w:rFonts w:ascii="Univers CE 45 Light" w:hAnsi="Univers CE 45 Light"/>
          <w:sz w:val="19"/>
          <w:szCs w:val="19"/>
        </w:rPr>
        <w:t>“</w:t>
      </w:r>
      <w:r w:rsidR="00194E62" w:rsidRPr="00194E62">
        <w:rPr>
          <w:rFonts w:ascii="Univers CE 45 Light" w:hAnsi="Univers CE 45 Light"/>
          <w:snapToGrid w:val="0"/>
          <w:sz w:val="19"/>
          <w:szCs w:val="19"/>
          <w:lang w:eastAsia="fr-FR"/>
        </w:rPr>
        <w:t>An Efficient and Robust Ray–Box Intersection Algorithm</w:t>
      </w:r>
      <w:r w:rsidR="00194E62">
        <w:rPr>
          <w:rFonts w:ascii="Univers CE 45 Light" w:hAnsi="Univers CE 45 Light"/>
          <w:snapToGrid w:val="0"/>
          <w:sz w:val="19"/>
          <w:szCs w:val="19"/>
          <w:lang w:eastAsia="fr-FR"/>
        </w:rPr>
        <w:t xml:space="preserve">”, </w:t>
      </w:r>
      <w:r w:rsidR="00194E62" w:rsidRPr="00194E62">
        <w:rPr>
          <w:rFonts w:ascii="Univers CE 45 Light" w:hAnsi="Univers CE 45 Light"/>
          <w:snapToGrid w:val="0"/>
          <w:sz w:val="19"/>
          <w:szCs w:val="19"/>
          <w:lang w:eastAsia="fr-FR"/>
        </w:rPr>
        <w:t>Amy Williams Steve Barrus R. Keith Morley Peter Shirley</w:t>
      </w:r>
      <w:r w:rsidR="00194E62">
        <w:rPr>
          <w:rFonts w:ascii="Univers CE 45 Light" w:hAnsi="Univers CE 45 Light"/>
          <w:snapToGrid w:val="0"/>
          <w:sz w:val="19"/>
          <w:szCs w:val="19"/>
          <w:lang w:eastAsia="fr-FR"/>
        </w:rPr>
        <w:t xml:space="preserve">, </w:t>
      </w:r>
      <w:r w:rsidR="00194E62" w:rsidRPr="00194E62">
        <w:rPr>
          <w:rFonts w:ascii="Univers CE 45 Light" w:hAnsi="Univers CE 45 Light"/>
          <w:snapToGrid w:val="0"/>
          <w:sz w:val="19"/>
          <w:szCs w:val="19"/>
          <w:lang w:eastAsia="fr-FR"/>
        </w:rPr>
        <w:t>University of Utah</w:t>
      </w:r>
    </w:p>
    <w:p w:rsidR="009F1638" w:rsidRDefault="009F1638" w:rsidP="009F1638">
      <w:pPr>
        <w:ind w:left="567"/>
        <w:rPr>
          <w:rFonts w:ascii="Univers CE 45 Light" w:hAnsi="Univers CE 45 Light"/>
          <w:sz w:val="19"/>
          <w:szCs w:val="19"/>
        </w:rPr>
      </w:pPr>
      <w:r w:rsidRPr="004060F4">
        <w:rPr>
          <w:rFonts w:ascii="Univers CE 45 Light" w:hAnsi="Univers CE 45 Light"/>
          <w:sz w:val="19"/>
          <w:szCs w:val="19"/>
        </w:rPr>
        <w:t>[</w:t>
      </w:r>
      <w:r w:rsidRPr="004060F4">
        <w:rPr>
          <w:rFonts w:ascii="Univers CE 45 Light" w:hAnsi="Univers CE 45 Light"/>
          <w:sz w:val="19"/>
          <w:szCs w:val="19"/>
        </w:rPr>
        <w:fldChar w:fldCharType="begin"/>
      </w:r>
      <w:r w:rsidRPr="004060F4">
        <w:rPr>
          <w:rFonts w:ascii="Univers CE 45 Light" w:hAnsi="Univers CE 45 Light"/>
          <w:sz w:val="19"/>
          <w:szCs w:val="19"/>
        </w:rPr>
        <w:instrText xml:space="preserve"> AUTONUMLGL \e </w:instrText>
      </w:r>
      <w:r w:rsidRPr="004060F4">
        <w:rPr>
          <w:rFonts w:ascii="Univers CE 45 Light" w:hAnsi="Univers CE 45 Light"/>
          <w:sz w:val="19"/>
          <w:szCs w:val="19"/>
        </w:rPr>
        <w:fldChar w:fldCharType="end"/>
      </w:r>
      <w:r w:rsidRPr="004060F4">
        <w:rPr>
          <w:rFonts w:ascii="Univers CE 45 Light" w:hAnsi="Univers CE 45 Light"/>
          <w:sz w:val="19"/>
          <w:szCs w:val="19"/>
        </w:rPr>
        <w:t>]</w:t>
      </w:r>
      <w:r>
        <w:rPr>
          <w:rFonts w:ascii="Univers CE 45 Light" w:hAnsi="Univers CE 45 Light"/>
          <w:sz w:val="19"/>
          <w:szCs w:val="19"/>
        </w:rPr>
        <w:t xml:space="preserve"> “</w:t>
      </w:r>
      <w:r>
        <w:rPr>
          <w:rFonts w:ascii="Univers CE 45 Light" w:hAnsi="Univers CE 45 Light"/>
          <w:sz w:val="19"/>
          <w:szCs w:val="19"/>
        </w:rPr>
        <w:t>Understanding the Efficiency of Ray Traversal on GPUs – Kepler and Fermi Addendum, Timo Aila, Samuli Laine, Tero Karras, NVIDIA Research</w:t>
      </w:r>
    </w:p>
    <w:p w:rsidR="009F1638" w:rsidRPr="00194E62" w:rsidRDefault="009F1638" w:rsidP="009F1638">
      <w:pPr>
        <w:ind w:left="567"/>
        <w:rPr>
          <w:rFonts w:ascii="Univers CE 45 Light" w:hAnsi="Univers CE 45 Light"/>
          <w:snapToGrid w:val="0"/>
          <w:sz w:val="19"/>
          <w:szCs w:val="19"/>
          <w:lang w:eastAsia="fr-FR"/>
        </w:rPr>
      </w:pPr>
    </w:p>
    <w:p w:rsidR="006E377D" w:rsidRPr="00094771" w:rsidRDefault="006E377D" w:rsidP="006E377D">
      <w:pPr>
        <w:rPr>
          <w:rFonts w:ascii="Univers CE 45 Light" w:hAnsi="Univers CE 45 Light"/>
          <w:sz w:val="19"/>
          <w:szCs w:val="19"/>
          <w:lang w:eastAsia="fr-FR"/>
        </w:rPr>
      </w:pPr>
    </w:p>
    <w:p w:rsidR="006E377D" w:rsidRPr="00094771" w:rsidRDefault="006E377D" w:rsidP="006E377D">
      <w:pPr>
        <w:rPr>
          <w:rFonts w:ascii="Univers CE 45 Light" w:hAnsi="Univers CE 45 Light"/>
          <w:sz w:val="19"/>
          <w:szCs w:val="19"/>
          <w:lang w:eastAsia="fr-FR"/>
        </w:rPr>
        <w:sectPr w:rsidR="006E377D" w:rsidRPr="00094771" w:rsidSect="00693550">
          <w:pgSz w:w="11906" w:h="16838" w:code="9"/>
          <w:pgMar w:top="238" w:right="1134" w:bottom="244" w:left="249" w:header="284" w:footer="851" w:gutter="0"/>
          <w:cols w:space="708"/>
          <w:docGrid w:linePitch="360"/>
        </w:sectPr>
      </w:pPr>
    </w:p>
    <w:p w:rsidR="00670B71" w:rsidRPr="00094771" w:rsidRDefault="002C7BD7" w:rsidP="002D75BF">
      <w:pPr>
        <w:pStyle w:val="CitationBiblio"/>
        <w:spacing w:before="0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napToGrid/>
          <w:sz w:val="19"/>
          <w:szCs w:val="19"/>
          <w:lang w:val="fr-FR"/>
        </w:rPr>
        <w:lastRenderedPageBreak/>
        <w:drawing>
          <wp:anchor distT="0" distB="0" distL="114300" distR="114300" simplePos="0" relativeHeight="251663359" behindDoc="1" locked="1" layoutInCell="1" allowOverlap="1">
            <wp:simplePos x="0" y="0"/>
            <wp:positionH relativeFrom="page">
              <wp:posOffset>12700</wp:posOffset>
            </wp:positionH>
            <wp:positionV relativeFrom="page">
              <wp:posOffset>19050</wp:posOffset>
            </wp:positionV>
            <wp:extent cx="7555230" cy="10687050"/>
            <wp:effectExtent l="19050" t="0" r="7620" b="0"/>
            <wp:wrapNone/>
            <wp:docPr id="7" name="Image 6" descr="Cr Ren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 Rennes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0B71" w:rsidRPr="00094771" w:rsidRDefault="00670B71" w:rsidP="00670B71">
      <w:pPr>
        <w:pStyle w:val="CitationBiblio"/>
        <w:numPr>
          <w:ins w:id="13" w:author="Unknown"/>
        </w:numPr>
        <w:rPr>
          <w:rFonts w:ascii="Univers CE 45 Light" w:hAnsi="Univers CE 45 Light"/>
          <w:sz w:val="27"/>
          <w:szCs w:val="27"/>
        </w:rPr>
      </w:pPr>
      <w:r w:rsidRPr="00094771">
        <w:rPr>
          <w:rFonts w:ascii="Univers CE 45 Light" w:hAnsi="Univers CE 45 Light"/>
          <w:sz w:val="19"/>
          <w:szCs w:val="19"/>
        </w:rPr>
        <w:t xml:space="preserve"> </w:t>
      </w:r>
    </w:p>
    <w:p w:rsidR="009C16DD" w:rsidRPr="00094771" w:rsidRDefault="00DA5BE0" w:rsidP="009C16DD">
      <w:pPr>
        <w:jc w:val="center"/>
        <w:rPr>
          <w:rFonts w:ascii="Univers CE 45 Light" w:hAnsi="Univers CE 45 Light"/>
          <w:sz w:val="19"/>
          <w:szCs w:val="19"/>
        </w:rPr>
      </w:pPr>
      <w:r>
        <w:rPr>
          <w:rFonts w:ascii="Univers CE 45 Light" w:hAnsi="Univers CE 45 Light"/>
          <w:noProof/>
          <w:sz w:val="19"/>
          <w:szCs w:val="19"/>
          <w:lang w:val="fr-FR" w:eastAsia="fr-FR"/>
        </w:rPr>
        <w:pict>
          <v:shape id="Text Box 9" o:spid="_x0000_s1030" type="#_x0000_t202" style="position:absolute;left:0;text-align:left;margin-left:208.25pt;margin-top:716.65pt;width:238.1pt;height:61.05pt;z-index:25167564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" stroked="f">
            <v:textbox style="mso-next-textbox:#Text Box 9;mso-fit-shape-to-text:t">
              <w:txbxContent>
                <w:p w:rsidR="003F46AF" w:rsidRPr="00094771" w:rsidRDefault="003F46AF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Publisher</w:t>
                  </w:r>
                </w:p>
                <w:p w:rsidR="003F46AF" w:rsidRPr="00094771" w:rsidRDefault="003F46AF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Inria</w:t>
                  </w:r>
                </w:p>
                <w:p w:rsidR="003F46AF" w:rsidRPr="00094771" w:rsidRDefault="003F46AF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Domaine de Voluceau - Rocquencourt</w:t>
                  </w:r>
                </w:p>
                <w:p w:rsidR="003F46AF" w:rsidRPr="00094771" w:rsidRDefault="003F46AF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BP 105 - 78153 Le Chesnay Cedex</w:t>
                  </w:r>
                </w:p>
                <w:p w:rsidR="003F46AF" w:rsidRPr="00094771" w:rsidRDefault="003F46AF" w:rsidP="0090593E">
                  <w:pPr>
                    <w:autoSpaceDE w:val="0"/>
                    <w:autoSpaceDN w:val="0"/>
                    <w:adjustRightInd w:val="0"/>
                    <w:jc w:val="left"/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094771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inria.fr</w:t>
                  </w:r>
                </w:p>
                <w:p w:rsidR="003F46AF" w:rsidRPr="006D1F48" w:rsidRDefault="003F46AF" w:rsidP="0090593E">
                  <w:pPr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</w:pPr>
                  <w:r w:rsidRPr="006D1F48">
                    <w:rPr>
                      <w:rFonts w:ascii="Univers LT 55" w:eastAsiaTheme="minorHAnsi" w:hAnsi="Univers LT 55" w:cs="NimbusSanL-Regu"/>
                      <w:sz w:val="15"/>
                      <w:szCs w:val="15"/>
                      <w:lang w:val="fr-FR"/>
                    </w:rPr>
                    <w:t>ISSN 0249-6399</w:t>
                  </w:r>
                </w:p>
              </w:txbxContent>
            </v:textbox>
          </v:shape>
        </w:pict>
      </w:r>
    </w:p>
    <w:sectPr w:rsidR="009C16DD" w:rsidRPr="00094771" w:rsidSect="002C7BD7">
      <w:headerReference w:type="first" r:id="rId24"/>
      <w:pgSz w:w="11906" w:h="16838"/>
      <w:pgMar w:top="0" w:right="0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BE0" w:rsidRPr="00094771" w:rsidRDefault="00DA5BE0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separator/>
      </w:r>
    </w:p>
  </w:endnote>
  <w:endnote w:type="continuationSeparator" w:id="0">
    <w:p w:rsidR="00DA5BE0" w:rsidRPr="00094771" w:rsidRDefault="00DA5BE0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Univers CE 45 Light">
    <w:altName w:val="Microsoft YaHei"/>
    <w:charset w:val="00"/>
    <w:family w:val="auto"/>
    <w:pitch w:val="variable"/>
    <w:sig w:usb0="00000001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nivers LT 55">
    <w:altName w:val="Bell MT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Univers 57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LT 45 Ligh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Default="003F46AF" w:rsidP="0014057C">
    <w:pPr>
      <w:pStyle w:val="Pieddepage"/>
      <w:jc w:val="right"/>
      <w:rPr>
        <w:rFonts w:ascii="Univers CE 45 Light" w:hAnsi="Univers CE 45 Light"/>
      </w:rPr>
    </w:pPr>
  </w:p>
  <w:p w:rsidR="003F46AF" w:rsidRPr="0014057C" w:rsidRDefault="003F46AF" w:rsidP="00693550">
    <w:pPr>
      <w:pStyle w:val="Pieddepage"/>
      <w:tabs>
        <w:tab w:val="left" w:pos="10206"/>
      </w:tabs>
      <w:jc w:val="right"/>
      <w:rPr>
        <w:rFonts w:ascii="Univers CE 45 Light" w:hAnsi="Univers CE 45 Ligh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Default="003F46AF" w:rsidP="0014057C">
    <w:pPr>
      <w:pStyle w:val="Pieddepage"/>
      <w:jc w:val="right"/>
      <w:rPr>
        <w:rFonts w:ascii="Univers CE 45 Light" w:hAnsi="Univers CE 45 Light"/>
      </w:rPr>
    </w:pPr>
  </w:p>
  <w:p w:rsidR="003F46AF" w:rsidRPr="0014057C" w:rsidRDefault="003F46AF" w:rsidP="00693550">
    <w:pPr>
      <w:pStyle w:val="Pieddepage"/>
      <w:tabs>
        <w:tab w:val="left" w:pos="10206"/>
      </w:tabs>
      <w:jc w:val="right"/>
      <w:rPr>
        <w:rFonts w:ascii="Univers CE 45 Light" w:hAnsi="Univers CE 45 Light"/>
      </w:rPr>
    </w:pPr>
    <w:r w:rsidRPr="0014057C">
      <w:rPr>
        <w:rFonts w:ascii="Univers CE 45 Light" w:hAnsi="Univers CE 45 Light"/>
      </w:rPr>
      <w:t>Inria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14057C" w:rsidRDefault="003F46AF" w:rsidP="0014057C">
    <w:pPr>
      <w:pStyle w:val="Pieddepage"/>
      <w:ind w:left="567"/>
    </w:pPr>
    <w:r>
      <w:rPr>
        <w:rFonts w:ascii="Univers 57 Condensed" w:hAnsi="Univers 57 Condensed"/>
        <w:sz w:val="21"/>
        <w:szCs w:val="21"/>
      </w:rPr>
      <w:t xml:space="preserve">RT </w:t>
    </w:r>
    <w:r w:rsidRPr="0014057C">
      <w:rPr>
        <w:rFonts w:ascii="Univers 57 Condensed" w:hAnsi="Univers 57 Condensed"/>
        <w:sz w:val="21"/>
        <w:szCs w:val="21"/>
      </w:rPr>
      <w:t xml:space="preserve">N° </w:t>
    </w:r>
    <w:sdt>
      <w:sdtPr>
        <w:rPr>
          <w:rFonts w:ascii="Univers 57 Condensed" w:hAnsi="Univers 57 Condensed"/>
          <w:sz w:val="21"/>
          <w:szCs w:val="21"/>
        </w:rPr>
        <w:alias w:val="Numero"/>
        <w:tag w:val="N°"/>
        <w:id w:val="1190254472"/>
        <w:showingPlcHdr/>
      </w:sdtPr>
      <w:sdtEndPr/>
      <w:sdtContent>
        <w:r w:rsidRPr="0014057C">
          <w:rPr>
            <w:rFonts w:ascii="Univers 57 Condensed" w:hAnsi="Univers 57 Condensed"/>
            <w:sz w:val="21"/>
            <w:szCs w:val="21"/>
          </w:rPr>
          <w:t>9999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BE0" w:rsidRPr="00094771" w:rsidRDefault="00DA5BE0" w:rsidP="00E510FF">
      <w:pPr>
        <w:rPr>
          <w:sz w:val="19"/>
          <w:szCs w:val="19"/>
        </w:rPr>
      </w:pPr>
      <w:r>
        <w:t xml:space="preserve"> </w:t>
      </w:r>
    </w:p>
  </w:footnote>
  <w:footnote w:type="continuationSeparator" w:id="0">
    <w:p w:rsidR="00DA5BE0" w:rsidRPr="00094771" w:rsidRDefault="00DA5BE0" w:rsidP="00E510FF">
      <w:pPr>
        <w:rPr>
          <w:sz w:val="19"/>
          <w:szCs w:val="19"/>
        </w:rPr>
      </w:pPr>
      <w:r w:rsidRPr="00094771">
        <w:rPr>
          <w:sz w:val="19"/>
          <w:szCs w:val="19"/>
        </w:rPr>
        <w:continuationSeparator/>
      </w:r>
    </w:p>
  </w:footnote>
  <w:footnote w:id="1">
    <w:p w:rsidR="003F46AF" w:rsidRPr="008E77AC" w:rsidRDefault="003F46AF" w:rsidP="00CB68FD">
      <w:pPr>
        <w:pStyle w:val="Notedebasdepage"/>
        <w:ind w:left="993"/>
        <w:rPr>
          <w:lang w:val="fr-FR"/>
        </w:rPr>
      </w:pPr>
      <w:r>
        <w:rPr>
          <w:rStyle w:val="Appelnotedebasdep"/>
        </w:rPr>
        <w:footnoteRef/>
      </w:r>
      <w:r w:rsidRPr="00BC28BB">
        <w:rPr>
          <w:lang w:val="fr-FR"/>
        </w:rPr>
        <w:t xml:space="preserve"> </w:t>
      </w:r>
      <w:r>
        <w:rPr>
          <w:lang w:val="fr-FR"/>
        </w:rPr>
        <w:t>Pascal Guehl</w:t>
      </w:r>
      <w:r w:rsidRPr="00BC28BB">
        <w:rPr>
          <w:lang w:val="fr-FR"/>
        </w:rPr>
        <w:t xml:space="preserve"> affiliation – </w:t>
      </w:r>
      <w:r>
        <w:rPr>
          <w:lang w:val="fr-FR"/>
        </w:rPr>
        <w:t>pascal.guehl</w:t>
      </w:r>
      <w:r w:rsidRPr="00BC28BB">
        <w:rPr>
          <w:lang w:val="fr-FR"/>
        </w:rPr>
        <w:t>@inria.fr</w:t>
      </w:r>
    </w:p>
  </w:footnote>
  <w:footnote w:id="2">
    <w:p w:rsidR="003F46AF" w:rsidRPr="008E77AC" w:rsidRDefault="003F46AF" w:rsidP="00CB68FD">
      <w:pPr>
        <w:pStyle w:val="Notedebasdepage"/>
        <w:ind w:left="993"/>
        <w:rPr>
          <w:lang w:val="fr-FR"/>
        </w:rPr>
      </w:pPr>
      <w:r>
        <w:rPr>
          <w:rStyle w:val="Appelnotedebasdep"/>
        </w:rPr>
        <w:footnoteRef/>
      </w:r>
      <w:r>
        <w:rPr>
          <w:lang w:val="fr-FR"/>
        </w:rPr>
        <w:t xml:space="preserve"> Fabrice Neyret</w:t>
      </w:r>
      <w:r w:rsidRPr="00BC28BB">
        <w:rPr>
          <w:lang w:val="fr-FR"/>
        </w:rPr>
        <w:t xml:space="preserve"> affiliation – </w:t>
      </w:r>
      <w:r>
        <w:rPr>
          <w:lang w:val="fr-FR"/>
        </w:rPr>
        <w:t>fabrice.neyret</w:t>
      </w:r>
      <w:r w:rsidRPr="00BC28BB">
        <w:rPr>
          <w:lang w:val="fr-FR"/>
        </w:rPr>
        <w:t>@</w:t>
      </w:r>
      <w:r>
        <w:rPr>
          <w:lang w:val="fr-FR"/>
        </w:rPr>
        <w:t>inria</w:t>
      </w:r>
      <w:r w:rsidRPr="00BC28BB">
        <w:rPr>
          <w:lang w:val="fr-FR"/>
        </w:rPr>
        <w:t>.</w:t>
      </w:r>
      <w:r>
        <w:rPr>
          <w:lang w:val="fr-FR"/>
        </w:rPr>
        <w:t>fr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E76AF3" w:rsidRDefault="003F46AF">
    <w:pPr>
      <w:pStyle w:val="En-tte"/>
      <w:rPr>
        <w:rFonts w:ascii="Univers CE 45 Light" w:hAnsi="Univers CE 45 Light"/>
      </w:rPr>
    </w:pPr>
  </w:p>
  <w:p w:rsidR="003F46AF" w:rsidRDefault="003F46AF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</w:p>
  <w:p w:rsidR="003F46AF" w:rsidRPr="005C7FD8" w:rsidRDefault="003F46AF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  <w:r>
      <w:rPr>
        <w:rFonts w:ascii="Univers CE 45 Light" w:hAnsi="Univers CE 45 Light"/>
      </w:rPr>
      <w:ptab w:relativeTo="margin" w:alignment="center" w:leader="none"/>
    </w:r>
    <w:r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  <w:bCs/>
        <w:lang w:val="fr-FR"/>
      </w:rPr>
      <w:t xml:space="preserve"> </w:t>
    </w:r>
  </w:p>
  <w:p w:rsidR="003F46AF" w:rsidRDefault="003F46AF" w:rsidP="005C7FD8">
    <w:pPr>
      <w:jc w:val="left"/>
      <w:rPr>
        <w:rFonts w:ascii="Univers CE 45 Light" w:hAnsi="Univers CE 45 Light"/>
        <w:lang w:val="fr-FR"/>
      </w:rPr>
    </w:pPr>
  </w:p>
  <w:p w:rsidR="003F46AF" w:rsidRPr="005C7FD8" w:rsidRDefault="003F46AF" w:rsidP="005C7FD8">
    <w:pPr>
      <w:jc w:val="left"/>
      <w:rPr>
        <w:rFonts w:ascii="Univers CE 45 Light" w:hAnsi="Univers CE 45 Light"/>
        <w:sz w:val="1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094771" w:rsidRDefault="003F46AF" w:rsidP="002D75BF">
    <w:pPr>
      <w:jc w:val="left"/>
      <w:rPr>
        <w:rFonts w:ascii="Univers LT 45 Light" w:hAnsi="Univers LT 45 Light"/>
        <w:sz w:val="27"/>
        <w:szCs w:val="27"/>
      </w:rPr>
    </w:pPr>
  </w:p>
  <w:p w:rsidR="003F46AF" w:rsidRPr="00094771" w:rsidRDefault="003F46AF" w:rsidP="0068423A">
    <w:pPr>
      <w:pStyle w:val="En-tte"/>
      <w:rPr>
        <w:sz w:val="19"/>
        <w:szCs w:val="19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5C7FD8" w:rsidRDefault="00DA5BE0" w:rsidP="0014057C">
    <w:pPr>
      <w:pStyle w:val="En-tte"/>
      <w:pBdr>
        <w:bottom w:val="single" w:sz="6" w:space="1" w:color="auto"/>
      </w:pBdr>
      <w:ind w:left="567"/>
      <w:rPr>
        <w:rFonts w:ascii="Univers CE 45 Light" w:hAnsi="Univers CE 45 Light"/>
      </w:rPr>
    </w:pPr>
    <w:sdt>
      <w:sdtPr>
        <w:rPr>
          <w:rFonts w:ascii="Univers CE 45 Light" w:hAnsi="Univers CE 45 Light"/>
        </w:rPr>
        <w:alias w:val="Titre "/>
        <w:id w:val="193030788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17198">
          <w:rPr>
            <w:rFonts w:ascii="Univers CE 45 Light" w:hAnsi="Univers CE 45 Light"/>
            <w:lang w:val="fr-FR"/>
          </w:rPr>
          <w:t>GigaSpace Rendering Management</w:t>
        </w:r>
      </w:sdtContent>
    </w:sdt>
    <w:r w:rsidR="003F46AF">
      <w:rPr>
        <w:rFonts w:ascii="Univers CE 45 Light" w:hAnsi="Univers CE 45 Light"/>
      </w:rPr>
      <w:t xml:space="preserve"> </w:t>
    </w:r>
    <w:r w:rsidR="003F46AF" w:rsidRPr="005C7FD8">
      <w:rPr>
        <w:rFonts w:ascii="Univers CE 45 Light" w:hAnsi="Univers CE 45 Light"/>
      </w:rPr>
      <w:ptab w:relativeTo="margin" w:alignment="right" w:leader="none"/>
    </w:r>
    <w:r w:rsidR="007A52D1" w:rsidRPr="005C7FD8">
      <w:rPr>
        <w:rFonts w:ascii="Univers CE 45 Light" w:hAnsi="Univers CE 45 Light"/>
      </w:rPr>
      <w:fldChar w:fldCharType="begin"/>
    </w:r>
    <w:r w:rsidR="003F46AF" w:rsidRPr="005C7FD8">
      <w:rPr>
        <w:rFonts w:ascii="Univers CE 45 Light" w:hAnsi="Univers CE 45 Light"/>
      </w:rPr>
      <w:instrText xml:space="preserve"> PAGE   \* MERGEFORMAT </w:instrText>
    </w:r>
    <w:r w:rsidR="007A52D1" w:rsidRPr="005C7FD8">
      <w:rPr>
        <w:rFonts w:ascii="Univers CE 45 Light" w:hAnsi="Univers CE 45 Light"/>
      </w:rPr>
      <w:fldChar w:fldCharType="separate"/>
    </w:r>
    <w:r w:rsidR="000244E5">
      <w:rPr>
        <w:rFonts w:ascii="Univers CE 45 Light" w:hAnsi="Univers CE 45 Light"/>
        <w:noProof/>
      </w:rPr>
      <w:t>7</w:t>
    </w:r>
    <w:r w:rsidR="007A52D1" w:rsidRPr="005C7FD8">
      <w:rPr>
        <w:rFonts w:ascii="Univers CE 45 Light" w:hAnsi="Univers CE 45 Light"/>
      </w:rPr>
      <w:fldChar w:fldCharType="end"/>
    </w:r>
    <w:r w:rsidR="003F46AF" w:rsidRPr="005C7FD8">
      <w:rPr>
        <w:rFonts w:ascii="Univers CE 45 Light" w:hAnsi="Univers CE 45 Light"/>
      </w:rPr>
      <w:br/>
    </w:r>
  </w:p>
  <w:p w:rsidR="00BE0103" w:rsidRPr="00BC28BB" w:rsidRDefault="00BE0103" w:rsidP="00BE0103">
    <w:pPr>
      <w:pStyle w:val="En-tte"/>
      <w:rPr>
        <w:rFonts w:ascii="Univers CE 45 Light" w:hAnsi="Univers CE 45 Light"/>
        <w:lang w:val="fr-FR"/>
      </w:rPr>
    </w:pPr>
  </w:p>
  <w:p w:rsidR="00BE0103" w:rsidRPr="00BC28BB" w:rsidRDefault="00BE0103" w:rsidP="00BE0103">
    <w:pPr>
      <w:tabs>
        <w:tab w:val="left" w:pos="10348"/>
      </w:tabs>
      <w:ind w:left="426"/>
      <w:jc w:val="right"/>
      <w:rPr>
        <w:rFonts w:ascii="Univers CE 45 Light" w:hAnsi="Univers CE 45 Light"/>
        <w:lang w:val="fr-FR"/>
      </w:rPr>
    </w:pPr>
  </w:p>
  <w:p w:rsidR="00BE0103" w:rsidRPr="005C7FD8" w:rsidRDefault="00BE0103" w:rsidP="00BE0103">
    <w:pPr>
      <w:tabs>
        <w:tab w:val="left" w:pos="10348"/>
      </w:tabs>
      <w:ind w:left="426"/>
      <w:jc w:val="right"/>
      <w:rPr>
        <w:rFonts w:ascii="Univers CE 45 Light" w:hAnsi="Univers CE 45 Light"/>
      </w:rPr>
    </w:pPr>
    <w:r>
      <w:rPr>
        <w:rFonts w:ascii="Univers CE 45 Light" w:hAnsi="Univers CE 45 Light"/>
      </w:rPr>
      <w:ptab w:relativeTo="margin" w:alignment="center" w:leader="none"/>
    </w:r>
    <w:r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  <w:bCs/>
        <w:lang w:val="fr-FR"/>
      </w:rPr>
      <w:t xml:space="preserve"> </w:t>
    </w:r>
  </w:p>
  <w:p w:rsidR="00BE0103" w:rsidRDefault="00BE0103" w:rsidP="00BE0103">
    <w:pPr>
      <w:jc w:val="left"/>
      <w:rPr>
        <w:rFonts w:ascii="Univers CE 45 Light" w:hAnsi="Univers CE 45 Light"/>
        <w:lang w:val="fr-FR"/>
      </w:rPr>
    </w:pPr>
  </w:p>
  <w:p w:rsidR="00BE0103" w:rsidRPr="005C7FD8" w:rsidRDefault="00BE0103" w:rsidP="00BE0103">
    <w:pPr>
      <w:jc w:val="left"/>
      <w:rPr>
        <w:rFonts w:ascii="Univers CE 45 Light" w:hAnsi="Univers CE 45 Light"/>
        <w:sz w:val="14"/>
      </w:rPr>
    </w:pPr>
  </w:p>
  <w:p w:rsidR="003F46AF" w:rsidRPr="00094771" w:rsidRDefault="003F46AF" w:rsidP="00BE0103">
    <w:pPr>
      <w:pStyle w:val="En-tte"/>
      <w:rPr>
        <w:sz w:val="19"/>
        <w:szCs w:val="19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094771" w:rsidRDefault="003F46AF" w:rsidP="002D75BF">
    <w:pPr>
      <w:jc w:val="left"/>
      <w:rPr>
        <w:rFonts w:ascii="Univers LT 45 Light" w:hAnsi="Univers LT 45 Light"/>
        <w:sz w:val="27"/>
        <w:szCs w:val="27"/>
      </w:rPr>
    </w:pPr>
  </w:p>
  <w:p w:rsidR="003F46AF" w:rsidRPr="00094771" w:rsidRDefault="003F46AF" w:rsidP="0068423A">
    <w:pPr>
      <w:pStyle w:val="En-tte"/>
      <w:rPr>
        <w:sz w:val="19"/>
        <w:szCs w:val="19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Default="007A52D1" w:rsidP="000B3778">
    <w:pPr>
      <w:tabs>
        <w:tab w:val="left" w:pos="426"/>
      </w:tabs>
      <w:ind w:left="425"/>
      <w:rPr>
        <w:rFonts w:ascii="Univers 57 Condensed" w:hAnsi="Univers 57 Condensed"/>
        <w:sz w:val="21"/>
        <w:szCs w:val="21"/>
      </w:rPr>
    </w:pPr>
    <w:r w:rsidRPr="000B3778">
      <w:rPr>
        <w:rFonts w:ascii="Univers 57 Condensed" w:hAnsi="Univers 57 Condensed"/>
        <w:sz w:val="21"/>
        <w:szCs w:val="21"/>
      </w:rPr>
      <w:fldChar w:fldCharType="begin"/>
    </w:r>
    <w:r w:rsidR="003F46AF" w:rsidRPr="000B3778">
      <w:rPr>
        <w:rFonts w:ascii="Univers 57 Condensed" w:hAnsi="Univers 57 Condensed"/>
        <w:sz w:val="21"/>
        <w:szCs w:val="21"/>
      </w:rPr>
      <w:instrText xml:space="preserve"> PAGE   \* MERGEFORMAT </w:instrText>
    </w:r>
    <w:r w:rsidRPr="000B3778">
      <w:rPr>
        <w:rFonts w:ascii="Univers 57 Condensed" w:hAnsi="Univers 57 Condensed"/>
        <w:sz w:val="21"/>
        <w:szCs w:val="21"/>
      </w:rPr>
      <w:fldChar w:fldCharType="separate"/>
    </w:r>
    <w:r w:rsidR="00A84B7C">
      <w:rPr>
        <w:rFonts w:ascii="Univers 57 Condensed" w:hAnsi="Univers 57 Condensed"/>
        <w:noProof/>
        <w:sz w:val="21"/>
        <w:szCs w:val="21"/>
      </w:rPr>
      <w:t>8</w:t>
    </w:r>
    <w:r w:rsidRPr="000B3778">
      <w:rPr>
        <w:rFonts w:ascii="Univers 57 Condensed" w:hAnsi="Univers 57 Condensed"/>
        <w:sz w:val="21"/>
        <w:szCs w:val="21"/>
      </w:rPr>
      <w:fldChar w:fldCharType="end"/>
    </w:r>
    <w:r w:rsidR="003F46AF">
      <w:rPr>
        <w:rFonts w:ascii="Univers 57 Condensed" w:hAnsi="Univers 57 Condensed"/>
        <w:sz w:val="21"/>
        <w:szCs w:val="21"/>
      </w:rPr>
      <w:ptab w:relativeTo="margin" w:alignment="center" w:leader="none"/>
    </w:r>
  </w:p>
  <w:p w:rsidR="003F46AF" w:rsidRPr="00BC28BB" w:rsidRDefault="003F46AF" w:rsidP="000B3778">
    <w:pPr>
      <w:tabs>
        <w:tab w:val="left" w:pos="426"/>
      </w:tabs>
      <w:ind w:left="425"/>
      <w:jc w:val="right"/>
      <w:rPr>
        <w:rFonts w:ascii="Univers 57 Condensed" w:hAnsi="Univers 57 Condensed"/>
        <w:sz w:val="21"/>
        <w:szCs w:val="21"/>
        <w:lang w:val="fr-FR"/>
      </w:rPr>
    </w:pP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>
      <w:rPr>
        <w:rFonts w:ascii="Univers 57 Condensed" w:hAnsi="Univers 57 Condensed"/>
        <w:sz w:val="21"/>
        <w:szCs w:val="21"/>
      </w:rPr>
      <w:ptab w:relativeTo="margin" w:alignment="center" w:leader="none"/>
    </w:r>
    <w:r w:rsidRPr="00BC28BB">
      <w:rPr>
        <w:rFonts w:ascii="Univers 57 Condensed" w:hAnsi="Univers 57 Condensed"/>
        <w:sz w:val="21"/>
        <w:szCs w:val="21"/>
        <w:lang w:val="fr-FR"/>
      </w:rPr>
      <w:t xml:space="preserve"> </w:t>
    </w:r>
    <w:sdt>
      <w:sdtPr>
        <w:rPr>
          <w:rFonts w:ascii="Univers 57 Condensed" w:hAnsi="Univers 57 Condensed"/>
          <w:sz w:val="21"/>
          <w:szCs w:val="21"/>
        </w:rPr>
        <w:alias w:val="Auteur1"/>
        <w:tag w:val="Auteur1"/>
        <w:id w:val="841200021"/>
      </w:sdtPr>
      <w:sdtEndPr/>
      <w:sdtContent>
        <w:r w:rsidRPr="00CD7934">
          <w:rPr>
            <w:rFonts w:ascii="Univers 57 Condensed" w:hAnsi="Univers 57 Condensed"/>
            <w:sz w:val="21"/>
            <w:szCs w:val="21"/>
            <w:lang w:val="fr-FR"/>
          </w:rPr>
          <w:t>P</w:t>
        </w:r>
        <w:r>
          <w:rPr>
            <w:rFonts w:ascii="Univers 57 Condensed" w:hAnsi="Univers 57 Condensed"/>
            <w:sz w:val="21"/>
            <w:szCs w:val="21"/>
            <w:lang w:val="fr-FR"/>
          </w:rPr>
          <w:t>ascal Guehl</w:t>
        </w:r>
      </w:sdtContent>
    </w:sdt>
    <w:r w:rsidRPr="00BC28BB">
      <w:rPr>
        <w:rFonts w:ascii="Univers 57 Condensed" w:hAnsi="Univers 57 Condensed"/>
        <w:sz w:val="21"/>
        <w:szCs w:val="21"/>
        <w:lang w:val="fr-FR"/>
      </w:rPr>
      <w:t xml:space="preserve"> , </w:t>
    </w:r>
    <w:sdt>
      <w:sdtPr>
        <w:rPr>
          <w:rFonts w:ascii="Univers 57 Condensed" w:hAnsi="Univers 57 Condensed"/>
          <w:sz w:val="21"/>
          <w:szCs w:val="21"/>
        </w:rPr>
        <w:alias w:val="Auteur2"/>
        <w:id w:val="12887456"/>
      </w:sdtPr>
      <w:sdtEndPr/>
      <w:sdtContent>
        <w:r w:rsidRPr="00CD7934">
          <w:rPr>
            <w:rFonts w:ascii="Univers 57 Condensed" w:hAnsi="Univers 57 Condensed"/>
            <w:sz w:val="21"/>
            <w:szCs w:val="21"/>
            <w:lang w:val="fr-FR"/>
          </w:rPr>
          <w:t>F</w:t>
        </w:r>
        <w:r>
          <w:rPr>
            <w:rFonts w:ascii="Univers 57 Condensed" w:hAnsi="Univers 57 Condensed"/>
            <w:sz w:val="21"/>
            <w:szCs w:val="21"/>
            <w:lang w:val="fr-FR"/>
          </w:rPr>
          <w:t>abrice Neyret</w:t>
        </w:r>
      </w:sdtContent>
    </w:sdt>
    <w:r w:rsidRPr="00BC28BB">
      <w:rPr>
        <w:rFonts w:ascii="Univers 57 Condensed" w:hAnsi="Univers 57 Condensed"/>
        <w:sz w:val="21"/>
        <w:szCs w:val="21"/>
        <w:lang w:val="fr-FR"/>
      </w:rPr>
      <w:t xml:space="preserve"> </w:t>
    </w:r>
  </w:p>
  <w:p w:rsidR="003F46AF" w:rsidRPr="00BC28BB" w:rsidRDefault="003F46AF" w:rsidP="00693550">
    <w:pPr>
      <w:pStyle w:val="En-tte"/>
      <w:pBdr>
        <w:bottom w:val="single" w:sz="6" w:space="1" w:color="auto"/>
      </w:pBdr>
      <w:ind w:left="426"/>
      <w:rPr>
        <w:rFonts w:ascii="Univers CE 45 Light" w:hAnsi="Univers CE 45 Light"/>
        <w:lang w:val="fr-FR"/>
      </w:rPr>
    </w:pPr>
  </w:p>
  <w:p w:rsidR="003F46AF" w:rsidRPr="00BC28BB" w:rsidRDefault="003F46AF">
    <w:pPr>
      <w:pStyle w:val="En-tte"/>
      <w:rPr>
        <w:rFonts w:ascii="Univers CE 45 Light" w:hAnsi="Univers CE 45 Light"/>
        <w:lang w:val="fr-FR"/>
      </w:rPr>
    </w:pPr>
  </w:p>
  <w:p w:rsidR="003F46AF" w:rsidRPr="00BC28BB" w:rsidRDefault="003F46AF" w:rsidP="00693550">
    <w:pPr>
      <w:tabs>
        <w:tab w:val="left" w:pos="10348"/>
      </w:tabs>
      <w:ind w:left="426"/>
      <w:jc w:val="right"/>
      <w:rPr>
        <w:rFonts w:ascii="Univers CE 45 Light" w:hAnsi="Univers CE 45 Light"/>
        <w:lang w:val="fr-FR"/>
      </w:rPr>
    </w:pPr>
  </w:p>
  <w:p w:rsidR="003F46AF" w:rsidRPr="005C7FD8" w:rsidRDefault="003F46AF" w:rsidP="00693550">
    <w:pPr>
      <w:tabs>
        <w:tab w:val="left" w:pos="10348"/>
      </w:tabs>
      <w:ind w:left="426"/>
      <w:jc w:val="right"/>
      <w:rPr>
        <w:rFonts w:ascii="Univers CE 45 Light" w:hAnsi="Univers CE 45 Light"/>
      </w:rPr>
    </w:pPr>
    <w:r>
      <w:rPr>
        <w:rFonts w:ascii="Univers CE 45 Light" w:hAnsi="Univers CE 45 Light"/>
      </w:rPr>
      <w:ptab w:relativeTo="margin" w:alignment="center" w:leader="none"/>
    </w:r>
    <w:r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</w:rPr>
      <w:ptab w:relativeTo="margin" w:alignment="center" w:leader="none"/>
    </w:r>
    <w:r w:rsidRPr="00E76AF3">
      <w:rPr>
        <w:rFonts w:ascii="Univers CE 45 Light" w:hAnsi="Univers CE 45 Light"/>
        <w:bCs/>
        <w:lang w:val="fr-FR"/>
      </w:rPr>
      <w:t xml:space="preserve"> </w:t>
    </w:r>
  </w:p>
  <w:p w:rsidR="003F46AF" w:rsidRDefault="003F46AF" w:rsidP="005C7FD8">
    <w:pPr>
      <w:jc w:val="left"/>
      <w:rPr>
        <w:rFonts w:ascii="Univers CE 45 Light" w:hAnsi="Univers CE 45 Light"/>
        <w:lang w:val="fr-FR"/>
      </w:rPr>
    </w:pPr>
  </w:p>
  <w:p w:rsidR="003F46AF" w:rsidRPr="005C7FD8" w:rsidRDefault="003F46AF" w:rsidP="005C7FD8">
    <w:pPr>
      <w:jc w:val="left"/>
      <w:rPr>
        <w:rFonts w:ascii="Univers CE 45 Light" w:hAnsi="Univers CE 45 Light"/>
        <w:sz w:val="1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6AF" w:rsidRPr="00AD4F31" w:rsidRDefault="003F46AF" w:rsidP="0068423A">
    <w:pPr>
      <w:pStyle w:val="En-tte"/>
      <w:rPr>
        <w:rFonts w:ascii="Univers LT 55" w:hAnsi="Univers LT 55"/>
        <w:szCs w:val="19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0.9pt;height:10.9pt" o:bullet="t">
        <v:imagedata r:id="rId1" o:title="clip_image001"/>
      </v:shape>
    </w:pict>
  </w:numPicBullet>
  <w:abstractNum w:abstractNumId="0">
    <w:nsid w:val="16A15D39"/>
    <w:multiLevelType w:val="hybridMultilevel"/>
    <w:tmpl w:val="2F44A480"/>
    <w:lvl w:ilvl="0" w:tplc="895E4D2E">
      <w:start w:val="1"/>
      <w:numFmt w:val="lowerRoman"/>
      <w:lvlText w:val="%1."/>
      <w:lvlJc w:val="right"/>
      <w:pPr>
        <w:ind w:left="206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782" w:hanging="360"/>
      </w:pPr>
    </w:lvl>
    <w:lvl w:ilvl="2" w:tplc="040C001B" w:tentative="1">
      <w:start w:val="1"/>
      <w:numFmt w:val="lowerRoman"/>
      <w:lvlText w:val="%3."/>
      <w:lvlJc w:val="right"/>
      <w:pPr>
        <w:ind w:left="3502" w:hanging="180"/>
      </w:pPr>
    </w:lvl>
    <w:lvl w:ilvl="3" w:tplc="040C000F" w:tentative="1">
      <w:start w:val="1"/>
      <w:numFmt w:val="decimal"/>
      <w:lvlText w:val="%4."/>
      <w:lvlJc w:val="left"/>
      <w:pPr>
        <w:ind w:left="4222" w:hanging="360"/>
      </w:pPr>
    </w:lvl>
    <w:lvl w:ilvl="4" w:tplc="040C0019" w:tentative="1">
      <w:start w:val="1"/>
      <w:numFmt w:val="lowerLetter"/>
      <w:lvlText w:val="%5."/>
      <w:lvlJc w:val="left"/>
      <w:pPr>
        <w:ind w:left="4942" w:hanging="360"/>
      </w:pPr>
    </w:lvl>
    <w:lvl w:ilvl="5" w:tplc="040C001B" w:tentative="1">
      <w:start w:val="1"/>
      <w:numFmt w:val="lowerRoman"/>
      <w:lvlText w:val="%6."/>
      <w:lvlJc w:val="right"/>
      <w:pPr>
        <w:ind w:left="5662" w:hanging="180"/>
      </w:pPr>
    </w:lvl>
    <w:lvl w:ilvl="6" w:tplc="040C000F" w:tentative="1">
      <w:start w:val="1"/>
      <w:numFmt w:val="decimal"/>
      <w:lvlText w:val="%7."/>
      <w:lvlJc w:val="left"/>
      <w:pPr>
        <w:ind w:left="6382" w:hanging="360"/>
      </w:pPr>
    </w:lvl>
    <w:lvl w:ilvl="7" w:tplc="040C0019" w:tentative="1">
      <w:start w:val="1"/>
      <w:numFmt w:val="lowerLetter"/>
      <w:lvlText w:val="%8."/>
      <w:lvlJc w:val="left"/>
      <w:pPr>
        <w:ind w:left="7102" w:hanging="360"/>
      </w:pPr>
    </w:lvl>
    <w:lvl w:ilvl="8" w:tplc="040C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">
    <w:nsid w:val="1E1F3EED"/>
    <w:multiLevelType w:val="hybridMultilevel"/>
    <w:tmpl w:val="A06A95D6"/>
    <w:lvl w:ilvl="0" w:tplc="040C0007">
      <w:start w:val="1"/>
      <w:numFmt w:val="bullet"/>
      <w:lvlText w:val=""/>
      <w:lvlPicBulletId w:val="0"/>
      <w:lvlJc w:val="left"/>
      <w:pPr>
        <w:ind w:left="1429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C147540">
      <w:numFmt w:val="bullet"/>
      <w:lvlText w:val="-"/>
      <w:lvlJc w:val="left"/>
      <w:pPr>
        <w:ind w:left="2869" w:hanging="360"/>
      </w:pPr>
      <w:rPr>
        <w:rFonts w:ascii="Univers CE 45 Light" w:eastAsia="Times New Roman" w:hAnsi="Univers CE 45 Light" w:cs="Times New Roman" w:hint="default"/>
      </w:rPr>
    </w:lvl>
    <w:lvl w:ilvl="3" w:tplc="040C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1CF3AB8"/>
    <w:multiLevelType w:val="hybridMultilevel"/>
    <w:tmpl w:val="C55271EE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23EB3716"/>
    <w:multiLevelType w:val="hybridMultilevel"/>
    <w:tmpl w:val="1FF2DC8E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>
    <w:nsid w:val="2C0D2BC9"/>
    <w:multiLevelType w:val="hybridMultilevel"/>
    <w:tmpl w:val="BF604E94"/>
    <w:lvl w:ilvl="0" w:tplc="0E52D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41256810"/>
    <w:multiLevelType w:val="hybridMultilevel"/>
    <w:tmpl w:val="0BE4A0DE"/>
    <w:lvl w:ilvl="0" w:tplc="040C000F">
      <w:start w:val="1"/>
      <w:numFmt w:val="decimal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52096237"/>
    <w:multiLevelType w:val="hybridMultilevel"/>
    <w:tmpl w:val="6736D84A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905C01"/>
    <w:multiLevelType w:val="hybridMultilevel"/>
    <w:tmpl w:val="A7B2DCDE"/>
    <w:lvl w:ilvl="0" w:tplc="19F4E8A6">
      <w:start w:val="1"/>
      <w:numFmt w:val="lowerRoman"/>
      <w:lvlText w:val="%1."/>
      <w:lvlJc w:val="right"/>
      <w:pPr>
        <w:ind w:left="206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782" w:hanging="360"/>
      </w:pPr>
    </w:lvl>
    <w:lvl w:ilvl="2" w:tplc="040C001B" w:tentative="1">
      <w:start w:val="1"/>
      <w:numFmt w:val="lowerRoman"/>
      <w:lvlText w:val="%3."/>
      <w:lvlJc w:val="right"/>
      <w:pPr>
        <w:ind w:left="3502" w:hanging="180"/>
      </w:pPr>
    </w:lvl>
    <w:lvl w:ilvl="3" w:tplc="040C000F" w:tentative="1">
      <w:start w:val="1"/>
      <w:numFmt w:val="decimal"/>
      <w:lvlText w:val="%4."/>
      <w:lvlJc w:val="left"/>
      <w:pPr>
        <w:ind w:left="4222" w:hanging="360"/>
      </w:pPr>
    </w:lvl>
    <w:lvl w:ilvl="4" w:tplc="040C0019" w:tentative="1">
      <w:start w:val="1"/>
      <w:numFmt w:val="lowerLetter"/>
      <w:lvlText w:val="%5."/>
      <w:lvlJc w:val="left"/>
      <w:pPr>
        <w:ind w:left="4942" w:hanging="360"/>
      </w:pPr>
    </w:lvl>
    <w:lvl w:ilvl="5" w:tplc="040C001B" w:tentative="1">
      <w:start w:val="1"/>
      <w:numFmt w:val="lowerRoman"/>
      <w:lvlText w:val="%6."/>
      <w:lvlJc w:val="right"/>
      <w:pPr>
        <w:ind w:left="5662" w:hanging="180"/>
      </w:pPr>
    </w:lvl>
    <w:lvl w:ilvl="6" w:tplc="040C000F" w:tentative="1">
      <w:start w:val="1"/>
      <w:numFmt w:val="decimal"/>
      <w:lvlText w:val="%7."/>
      <w:lvlJc w:val="left"/>
      <w:pPr>
        <w:ind w:left="6382" w:hanging="360"/>
      </w:pPr>
    </w:lvl>
    <w:lvl w:ilvl="7" w:tplc="040C0019" w:tentative="1">
      <w:start w:val="1"/>
      <w:numFmt w:val="lowerLetter"/>
      <w:lvlText w:val="%8."/>
      <w:lvlJc w:val="left"/>
      <w:pPr>
        <w:ind w:left="7102" w:hanging="360"/>
      </w:pPr>
    </w:lvl>
    <w:lvl w:ilvl="8" w:tplc="040C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>
    <w:nsid w:val="5C8530F7"/>
    <w:multiLevelType w:val="hybridMultilevel"/>
    <w:tmpl w:val="84E25712"/>
    <w:lvl w:ilvl="0" w:tplc="040C001B">
      <w:start w:val="1"/>
      <w:numFmt w:val="lowerRoman"/>
      <w:lvlText w:val="%1."/>
      <w:lvlJc w:val="right"/>
      <w:pPr>
        <w:ind w:left="2062" w:hanging="360"/>
      </w:pPr>
    </w:lvl>
    <w:lvl w:ilvl="1" w:tplc="040C0019" w:tentative="1">
      <w:start w:val="1"/>
      <w:numFmt w:val="lowerLetter"/>
      <w:lvlText w:val="%2."/>
      <w:lvlJc w:val="left"/>
      <w:pPr>
        <w:ind w:left="2782" w:hanging="360"/>
      </w:pPr>
    </w:lvl>
    <w:lvl w:ilvl="2" w:tplc="040C001B" w:tentative="1">
      <w:start w:val="1"/>
      <w:numFmt w:val="lowerRoman"/>
      <w:lvlText w:val="%3."/>
      <w:lvlJc w:val="right"/>
      <w:pPr>
        <w:ind w:left="3502" w:hanging="180"/>
      </w:pPr>
    </w:lvl>
    <w:lvl w:ilvl="3" w:tplc="040C000F" w:tentative="1">
      <w:start w:val="1"/>
      <w:numFmt w:val="decimal"/>
      <w:lvlText w:val="%4."/>
      <w:lvlJc w:val="left"/>
      <w:pPr>
        <w:ind w:left="4222" w:hanging="360"/>
      </w:pPr>
    </w:lvl>
    <w:lvl w:ilvl="4" w:tplc="040C0019" w:tentative="1">
      <w:start w:val="1"/>
      <w:numFmt w:val="lowerLetter"/>
      <w:lvlText w:val="%5."/>
      <w:lvlJc w:val="left"/>
      <w:pPr>
        <w:ind w:left="4942" w:hanging="360"/>
      </w:pPr>
    </w:lvl>
    <w:lvl w:ilvl="5" w:tplc="040C001B" w:tentative="1">
      <w:start w:val="1"/>
      <w:numFmt w:val="lowerRoman"/>
      <w:lvlText w:val="%6."/>
      <w:lvlJc w:val="right"/>
      <w:pPr>
        <w:ind w:left="5662" w:hanging="180"/>
      </w:pPr>
    </w:lvl>
    <w:lvl w:ilvl="6" w:tplc="040C000F" w:tentative="1">
      <w:start w:val="1"/>
      <w:numFmt w:val="decimal"/>
      <w:lvlText w:val="%7."/>
      <w:lvlJc w:val="left"/>
      <w:pPr>
        <w:ind w:left="6382" w:hanging="360"/>
      </w:pPr>
    </w:lvl>
    <w:lvl w:ilvl="7" w:tplc="040C0019" w:tentative="1">
      <w:start w:val="1"/>
      <w:numFmt w:val="lowerLetter"/>
      <w:lvlText w:val="%8."/>
      <w:lvlJc w:val="left"/>
      <w:pPr>
        <w:ind w:left="7102" w:hanging="360"/>
      </w:pPr>
    </w:lvl>
    <w:lvl w:ilvl="8" w:tplc="040C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9">
    <w:nsid w:val="5D6D7BB6"/>
    <w:multiLevelType w:val="hybridMultilevel"/>
    <w:tmpl w:val="6D140FDC"/>
    <w:lvl w:ilvl="0" w:tplc="040C0017">
      <w:start w:val="1"/>
      <w:numFmt w:val="lowerLetter"/>
      <w:lvlText w:val="%1)"/>
      <w:lvlJc w:val="left"/>
      <w:pPr>
        <w:ind w:left="1571" w:hanging="360"/>
      </w:pPr>
    </w:lvl>
    <w:lvl w:ilvl="1" w:tplc="040C0019" w:tentative="1">
      <w:start w:val="1"/>
      <w:numFmt w:val="lowerLetter"/>
      <w:lvlText w:val="%2."/>
      <w:lvlJc w:val="left"/>
      <w:pPr>
        <w:ind w:left="2291" w:hanging="360"/>
      </w:pPr>
    </w:lvl>
    <w:lvl w:ilvl="2" w:tplc="040C001B" w:tentative="1">
      <w:start w:val="1"/>
      <w:numFmt w:val="lowerRoman"/>
      <w:lvlText w:val="%3."/>
      <w:lvlJc w:val="right"/>
      <w:pPr>
        <w:ind w:left="3011" w:hanging="180"/>
      </w:pPr>
    </w:lvl>
    <w:lvl w:ilvl="3" w:tplc="040C000F" w:tentative="1">
      <w:start w:val="1"/>
      <w:numFmt w:val="decimal"/>
      <w:lvlText w:val="%4."/>
      <w:lvlJc w:val="left"/>
      <w:pPr>
        <w:ind w:left="3731" w:hanging="360"/>
      </w:pPr>
    </w:lvl>
    <w:lvl w:ilvl="4" w:tplc="040C0019" w:tentative="1">
      <w:start w:val="1"/>
      <w:numFmt w:val="lowerLetter"/>
      <w:lvlText w:val="%5."/>
      <w:lvlJc w:val="left"/>
      <w:pPr>
        <w:ind w:left="4451" w:hanging="360"/>
      </w:pPr>
    </w:lvl>
    <w:lvl w:ilvl="5" w:tplc="040C001B" w:tentative="1">
      <w:start w:val="1"/>
      <w:numFmt w:val="lowerRoman"/>
      <w:lvlText w:val="%6."/>
      <w:lvlJc w:val="right"/>
      <w:pPr>
        <w:ind w:left="5171" w:hanging="180"/>
      </w:pPr>
    </w:lvl>
    <w:lvl w:ilvl="6" w:tplc="040C000F" w:tentative="1">
      <w:start w:val="1"/>
      <w:numFmt w:val="decimal"/>
      <w:lvlText w:val="%7."/>
      <w:lvlJc w:val="left"/>
      <w:pPr>
        <w:ind w:left="5891" w:hanging="360"/>
      </w:pPr>
    </w:lvl>
    <w:lvl w:ilvl="7" w:tplc="040C0019" w:tentative="1">
      <w:start w:val="1"/>
      <w:numFmt w:val="lowerLetter"/>
      <w:lvlText w:val="%8."/>
      <w:lvlJc w:val="left"/>
      <w:pPr>
        <w:ind w:left="6611" w:hanging="360"/>
      </w:pPr>
    </w:lvl>
    <w:lvl w:ilvl="8" w:tplc="04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636D1D30"/>
    <w:multiLevelType w:val="hybridMultilevel"/>
    <w:tmpl w:val="E6B65906"/>
    <w:lvl w:ilvl="0" w:tplc="1C5E81D2">
      <w:start w:val="1"/>
      <w:numFmt w:val="lowerRoman"/>
      <w:lvlText w:val="%1."/>
      <w:lvlJc w:val="right"/>
      <w:pPr>
        <w:ind w:left="206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782" w:hanging="360"/>
      </w:pPr>
    </w:lvl>
    <w:lvl w:ilvl="2" w:tplc="040C001B" w:tentative="1">
      <w:start w:val="1"/>
      <w:numFmt w:val="lowerRoman"/>
      <w:lvlText w:val="%3."/>
      <w:lvlJc w:val="right"/>
      <w:pPr>
        <w:ind w:left="3502" w:hanging="180"/>
      </w:pPr>
    </w:lvl>
    <w:lvl w:ilvl="3" w:tplc="040C000F" w:tentative="1">
      <w:start w:val="1"/>
      <w:numFmt w:val="decimal"/>
      <w:lvlText w:val="%4."/>
      <w:lvlJc w:val="left"/>
      <w:pPr>
        <w:ind w:left="4222" w:hanging="360"/>
      </w:pPr>
    </w:lvl>
    <w:lvl w:ilvl="4" w:tplc="040C0019" w:tentative="1">
      <w:start w:val="1"/>
      <w:numFmt w:val="lowerLetter"/>
      <w:lvlText w:val="%5."/>
      <w:lvlJc w:val="left"/>
      <w:pPr>
        <w:ind w:left="4942" w:hanging="360"/>
      </w:pPr>
    </w:lvl>
    <w:lvl w:ilvl="5" w:tplc="040C001B" w:tentative="1">
      <w:start w:val="1"/>
      <w:numFmt w:val="lowerRoman"/>
      <w:lvlText w:val="%6."/>
      <w:lvlJc w:val="right"/>
      <w:pPr>
        <w:ind w:left="5662" w:hanging="180"/>
      </w:pPr>
    </w:lvl>
    <w:lvl w:ilvl="6" w:tplc="040C000F" w:tentative="1">
      <w:start w:val="1"/>
      <w:numFmt w:val="decimal"/>
      <w:lvlText w:val="%7."/>
      <w:lvlJc w:val="left"/>
      <w:pPr>
        <w:ind w:left="6382" w:hanging="360"/>
      </w:pPr>
    </w:lvl>
    <w:lvl w:ilvl="7" w:tplc="040C0019" w:tentative="1">
      <w:start w:val="1"/>
      <w:numFmt w:val="lowerLetter"/>
      <w:lvlText w:val="%8."/>
      <w:lvlJc w:val="left"/>
      <w:pPr>
        <w:ind w:left="7102" w:hanging="360"/>
      </w:pPr>
    </w:lvl>
    <w:lvl w:ilvl="8" w:tplc="040C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1">
    <w:nsid w:val="694E32AC"/>
    <w:multiLevelType w:val="hybridMultilevel"/>
    <w:tmpl w:val="3A4A748A"/>
    <w:lvl w:ilvl="0" w:tplc="040C000F">
      <w:start w:val="1"/>
      <w:numFmt w:val="decimal"/>
      <w:lvlText w:val="%1."/>
      <w:lvlJc w:val="left"/>
      <w:pPr>
        <w:ind w:left="1656" w:hanging="360"/>
      </w:pPr>
    </w:lvl>
    <w:lvl w:ilvl="1" w:tplc="040C0019" w:tentative="1">
      <w:start w:val="1"/>
      <w:numFmt w:val="lowerLetter"/>
      <w:lvlText w:val="%2."/>
      <w:lvlJc w:val="left"/>
      <w:pPr>
        <w:ind w:left="2376" w:hanging="360"/>
      </w:pPr>
    </w:lvl>
    <w:lvl w:ilvl="2" w:tplc="040C001B" w:tentative="1">
      <w:start w:val="1"/>
      <w:numFmt w:val="lowerRoman"/>
      <w:lvlText w:val="%3."/>
      <w:lvlJc w:val="right"/>
      <w:pPr>
        <w:ind w:left="3096" w:hanging="180"/>
      </w:pPr>
    </w:lvl>
    <w:lvl w:ilvl="3" w:tplc="040C000F" w:tentative="1">
      <w:start w:val="1"/>
      <w:numFmt w:val="decimal"/>
      <w:lvlText w:val="%4."/>
      <w:lvlJc w:val="left"/>
      <w:pPr>
        <w:ind w:left="3816" w:hanging="360"/>
      </w:pPr>
    </w:lvl>
    <w:lvl w:ilvl="4" w:tplc="040C0019" w:tentative="1">
      <w:start w:val="1"/>
      <w:numFmt w:val="lowerLetter"/>
      <w:lvlText w:val="%5."/>
      <w:lvlJc w:val="left"/>
      <w:pPr>
        <w:ind w:left="4536" w:hanging="360"/>
      </w:pPr>
    </w:lvl>
    <w:lvl w:ilvl="5" w:tplc="040C001B" w:tentative="1">
      <w:start w:val="1"/>
      <w:numFmt w:val="lowerRoman"/>
      <w:lvlText w:val="%6."/>
      <w:lvlJc w:val="right"/>
      <w:pPr>
        <w:ind w:left="5256" w:hanging="180"/>
      </w:pPr>
    </w:lvl>
    <w:lvl w:ilvl="6" w:tplc="040C000F" w:tentative="1">
      <w:start w:val="1"/>
      <w:numFmt w:val="decimal"/>
      <w:lvlText w:val="%7."/>
      <w:lvlJc w:val="left"/>
      <w:pPr>
        <w:ind w:left="5976" w:hanging="360"/>
      </w:pPr>
    </w:lvl>
    <w:lvl w:ilvl="7" w:tplc="040C0019" w:tentative="1">
      <w:start w:val="1"/>
      <w:numFmt w:val="lowerLetter"/>
      <w:lvlText w:val="%8."/>
      <w:lvlJc w:val="left"/>
      <w:pPr>
        <w:ind w:left="6696" w:hanging="360"/>
      </w:pPr>
    </w:lvl>
    <w:lvl w:ilvl="8" w:tplc="040C001B" w:tentative="1">
      <w:start w:val="1"/>
      <w:numFmt w:val="lowerRoman"/>
      <w:lvlText w:val="%9."/>
      <w:lvlJc w:val="right"/>
      <w:pPr>
        <w:ind w:left="7416" w:hanging="18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9"/>
  </w:num>
  <w:num w:numId="5">
    <w:abstractNumId w:val="8"/>
  </w:num>
  <w:num w:numId="6">
    <w:abstractNumId w:val="5"/>
  </w:num>
  <w:num w:numId="7">
    <w:abstractNumId w:val="10"/>
  </w:num>
  <w:num w:numId="8">
    <w:abstractNumId w:val="7"/>
  </w:num>
  <w:num w:numId="9">
    <w:abstractNumId w:val="0"/>
  </w:num>
  <w:num w:numId="10">
    <w:abstractNumId w:val="2"/>
  </w:num>
  <w:num w:numId="11">
    <w:abstractNumId w:val="1"/>
  </w:num>
  <w:num w:numId="1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attachedTemplate r:id="rId1"/>
  <w:documentProtection w:edit="readOnly" w:enforcement="0"/>
  <w:defaultTabStop w:val="851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C28BB"/>
    <w:rsid w:val="00001EB2"/>
    <w:rsid w:val="00002B9C"/>
    <w:rsid w:val="0001433E"/>
    <w:rsid w:val="00014497"/>
    <w:rsid w:val="00014780"/>
    <w:rsid w:val="000244E5"/>
    <w:rsid w:val="000249AC"/>
    <w:rsid w:val="00030396"/>
    <w:rsid w:val="0003594E"/>
    <w:rsid w:val="000525A9"/>
    <w:rsid w:val="00052FB2"/>
    <w:rsid w:val="00053F17"/>
    <w:rsid w:val="00062838"/>
    <w:rsid w:val="00063138"/>
    <w:rsid w:val="00066211"/>
    <w:rsid w:val="00072C1D"/>
    <w:rsid w:val="00080259"/>
    <w:rsid w:val="0008154D"/>
    <w:rsid w:val="00082B5A"/>
    <w:rsid w:val="00085949"/>
    <w:rsid w:val="00094771"/>
    <w:rsid w:val="00097C2D"/>
    <w:rsid w:val="000A251B"/>
    <w:rsid w:val="000A7FE3"/>
    <w:rsid w:val="000B3778"/>
    <w:rsid w:val="000B4C11"/>
    <w:rsid w:val="000C1078"/>
    <w:rsid w:val="000C20F5"/>
    <w:rsid w:val="000C2164"/>
    <w:rsid w:val="000C5BE6"/>
    <w:rsid w:val="000D2E27"/>
    <w:rsid w:val="000D4A65"/>
    <w:rsid w:val="000E192B"/>
    <w:rsid w:val="000E7AD8"/>
    <w:rsid w:val="000F2017"/>
    <w:rsid w:val="000F6059"/>
    <w:rsid w:val="000F6107"/>
    <w:rsid w:val="000F66C8"/>
    <w:rsid w:val="000F6F7D"/>
    <w:rsid w:val="0010033C"/>
    <w:rsid w:val="0010709F"/>
    <w:rsid w:val="0011087F"/>
    <w:rsid w:val="001121FF"/>
    <w:rsid w:val="0011612B"/>
    <w:rsid w:val="0012063C"/>
    <w:rsid w:val="00124612"/>
    <w:rsid w:val="00131952"/>
    <w:rsid w:val="001337C8"/>
    <w:rsid w:val="001360B7"/>
    <w:rsid w:val="0014057C"/>
    <w:rsid w:val="00140852"/>
    <w:rsid w:val="00141DCB"/>
    <w:rsid w:val="0014347F"/>
    <w:rsid w:val="001509A8"/>
    <w:rsid w:val="00152E68"/>
    <w:rsid w:val="00156684"/>
    <w:rsid w:val="00160F0F"/>
    <w:rsid w:val="001655EF"/>
    <w:rsid w:val="00165E65"/>
    <w:rsid w:val="001710F9"/>
    <w:rsid w:val="001716BD"/>
    <w:rsid w:val="00180D4F"/>
    <w:rsid w:val="001829BD"/>
    <w:rsid w:val="001869CB"/>
    <w:rsid w:val="00194369"/>
    <w:rsid w:val="00194E62"/>
    <w:rsid w:val="00196484"/>
    <w:rsid w:val="001A2961"/>
    <w:rsid w:val="001A40D4"/>
    <w:rsid w:val="001B2223"/>
    <w:rsid w:val="001C1D72"/>
    <w:rsid w:val="001C2348"/>
    <w:rsid w:val="001C74C4"/>
    <w:rsid w:val="001D6E6C"/>
    <w:rsid w:val="001E0D34"/>
    <w:rsid w:val="001F3BE1"/>
    <w:rsid w:val="002055B3"/>
    <w:rsid w:val="00206ABC"/>
    <w:rsid w:val="0021444F"/>
    <w:rsid w:val="00217198"/>
    <w:rsid w:val="00221E55"/>
    <w:rsid w:val="00237983"/>
    <w:rsid w:val="00241F69"/>
    <w:rsid w:val="00241F7F"/>
    <w:rsid w:val="00251B2A"/>
    <w:rsid w:val="0025231E"/>
    <w:rsid w:val="00256CDC"/>
    <w:rsid w:val="00270913"/>
    <w:rsid w:val="00272308"/>
    <w:rsid w:val="0027264C"/>
    <w:rsid w:val="002802E1"/>
    <w:rsid w:val="002808DA"/>
    <w:rsid w:val="00280AD7"/>
    <w:rsid w:val="0028101B"/>
    <w:rsid w:val="0028360C"/>
    <w:rsid w:val="00287C5A"/>
    <w:rsid w:val="0029151F"/>
    <w:rsid w:val="00293A28"/>
    <w:rsid w:val="00296D0E"/>
    <w:rsid w:val="002A0096"/>
    <w:rsid w:val="002B1E78"/>
    <w:rsid w:val="002B4BF3"/>
    <w:rsid w:val="002C7BD7"/>
    <w:rsid w:val="002C7E4B"/>
    <w:rsid w:val="002D2E59"/>
    <w:rsid w:val="002D4037"/>
    <w:rsid w:val="002D499F"/>
    <w:rsid w:val="002D602A"/>
    <w:rsid w:val="002D6DFE"/>
    <w:rsid w:val="002D75BF"/>
    <w:rsid w:val="002D7AEC"/>
    <w:rsid w:val="002E35E7"/>
    <w:rsid w:val="003137D1"/>
    <w:rsid w:val="00320C47"/>
    <w:rsid w:val="00331C85"/>
    <w:rsid w:val="003336E0"/>
    <w:rsid w:val="00340426"/>
    <w:rsid w:val="003460CE"/>
    <w:rsid w:val="003522E5"/>
    <w:rsid w:val="00352AE5"/>
    <w:rsid w:val="00352BED"/>
    <w:rsid w:val="0035365A"/>
    <w:rsid w:val="00355380"/>
    <w:rsid w:val="00355A69"/>
    <w:rsid w:val="00355D03"/>
    <w:rsid w:val="00360B0F"/>
    <w:rsid w:val="00371A52"/>
    <w:rsid w:val="003729EE"/>
    <w:rsid w:val="003934B9"/>
    <w:rsid w:val="003956D8"/>
    <w:rsid w:val="00396BB5"/>
    <w:rsid w:val="003A34A5"/>
    <w:rsid w:val="003A5C4E"/>
    <w:rsid w:val="003C1016"/>
    <w:rsid w:val="003C2CE7"/>
    <w:rsid w:val="003C3D25"/>
    <w:rsid w:val="003E52B8"/>
    <w:rsid w:val="003E5BF2"/>
    <w:rsid w:val="003F314C"/>
    <w:rsid w:val="003F46AF"/>
    <w:rsid w:val="004056A8"/>
    <w:rsid w:val="00405A82"/>
    <w:rsid w:val="004060F4"/>
    <w:rsid w:val="00411C2B"/>
    <w:rsid w:val="0041507F"/>
    <w:rsid w:val="00416C93"/>
    <w:rsid w:val="00417DF4"/>
    <w:rsid w:val="004245D6"/>
    <w:rsid w:val="00427B63"/>
    <w:rsid w:val="00427EC1"/>
    <w:rsid w:val="00433D23"/>
    <w:rsid w:val="00442C8C"/>
    <w:rsid w:val="00445099"/>
    <w:rsid w:val="00453104"/>
    <w:rsid w:val="004537A3"/>
    <w:rsid w:val="00457A7E"/>
    <w:rsid w:val="00463FEF"/>
    <w:rsid w:val="00465AA7"/>
    <w:rsid w:val="00476F48"/>
    <w:rsid w:val="00477A4C"/>
    <w:rsid w:val="00487AA8"/>
    <w:rsid w:val="0049741D"/>
    <w:rsid w:val="004A095F"/>
    <w:rsid w:val="004A0CFC"/>
    <w:rsid w:val="004B1F57"/>
    <w:rsid w:val="004C1B45"/>
    <w:rsid w:val="004D0ED7"/>
    <w:rsid w:val="004D21FD"/>
    <w:rsid w:val="004D5F3E"/>
    <w:rsid w:val="004D6E78"/>
    <w:rsid w:val="004D7086"/>
    <w:rsid w:val="004E442F"/>
    <w:rsid w:val="004E6561"/>
    <w:rsid w:val="004F74DF"/>
    <w:rsid w:val="00500942"/>
    <w:rsid w:val="00503478"/>
    <w:rsid w:val="00503C59"/>
    <w:rsid w:val="0050455B"/>
    <w:rsid w:val="00507887"/>
    <w:rsid w:val="005167D9"/>
    <w:rsid w:val="00517B44"/>
    <w:rsid w:val="005313A7"/>
    <w:rsid w:val="00536A72"/>
    <w:rsid w:val="00541AF0"/>
    <w:rsid w:val="00551AFC"/>
    <w:rsid w:val="00563433"/>
    <w:rsid w:val="00582238"/>
    <w:rsid w:val="005854D5"/>
    <w:rsid w:val="00591934"/>
    <w:rsid w:val="00592995"/>
    <w:rsid w:val="00595448"/>
    <w:rsid w:val="005A3CE8"/>
    <w:rsid w:val="005A4E93"/>
    <w:rsid w:val="005A66F6"/>
    <w:rsid w:val="005B0D2F"/>
    <w:rsid w:val="005B3F47"/>
    <w:rsid w:val="005C2434"/>
    <w:rsid w:val="005C7FD8"/>
    <w:rsid w:val="005D27D3"/>
    <w:rsid w:val="005D48DC"/>
    <w:rsid w:val="005E05AF"/>
    <w:rsid w:val="005E731C"/>
    <w:rsid w:val="00601C6E"/>
    <w:rsid w:val="006057CC"/>
    <w:rsid w:val="00610FE6"/>
    <w:rsid w:val="00613BEF"/>
    <w:rsid w:val="0063762E"/>
    <w:rsid w:val="00645EAE"/>
    <w:rsid w:val="00650482"/>
    <w:rsid w:val="00661EBC"/>
    <w:rsid w:val="0066317B"/>
    <w:rsid w:val="00664A73"/>
    <w:rsid w:val="00664FD0"/>
    <w:rsid w:val="00667322"/>
    <w:rsid w:val="00670B71"/>
    <w:rsid w:val="00672719"/>
    <w:rsid w:val="00682F74"/>
    <w:rsid w:val="0068326D"/>
    <w:rsid w:val="0068423A"/>
    <w:rsid w:val="0068458E"/>
    <w:rsid w:val="00685665"/>
    <w:rsid w:val="00686B74"/>
    <w:rsid w:val="00691224"/>
    <w:rsid w:val="0069216D"/>
    <w:rsid w:val="00693550"/>
    <w:rsid w:val="006943B2"/>
    <w:rsid w:val="00697624"/>
    <w:rsid w:val="006A0B84"/>
    <w:rsid w:val="006A7BD2"/>
    <w:rsid w:val="006C54CF"/>
    <w:rsid w:val="006D1F48"/>
    <w:rsid w:val="006E0864"/>
    <w:rsid w:val="006E1A18"/>
    <w:rsid w:val="006E377D"/>
    <w:rsid w:val="006F0072"/>
    <w:rsid w:val="006F2F40"/>
    <w:rsid w:val="006F42DE"/>
    <w:rsid w:val="00700D1E"/>
    <w:rsid w:val="007026FE"/>
    <w:rsid w:val="00705A74"/>
    <w:rsid w:val="00710762"/>
    <w:rsid w:val="00724158"/>
    <w:rsid w:val="00732480"/>
    <w:rsid w:val="00732C13"/>
    <w:rsid w:val="007403BF"/>
    <w:rsid w:val="00744876"/>
    <w:rsid w:val="00751A82"/>
    <w:rsid w:val="00761D46"/>
    <w:rsid w:val="00766C43"/>
    <w:rsid w:val="00771F06"/>
    <w:rsid w:val="00774488"/>
    <w:rsid w:val="00776A2E"/>
    <w:rsid w:val="00793922"/>
    <w:rsid w:val="007A4A56"/>
    <w:rsid w:val="007A52D1"/>
    <w:rsid w:val="007A6AA8"/>
    <w:rsid w:val="007A704D"/>
    <w:rsid w:val="007B245D"/>
    <w:rsid w:val="007B2B5F"/>
    <w:rsid w:val="007B66EB"/>
    <w:rsid w:val="007B7A62"/>
    <w:rsid w:val="007C0207"/>
    <w:rsid w:val="007C2053"/>
    <w:rsid w:val="007C4AC6"/>
    <w:rsid w:val="007C67EF"/>
    <w:rsid w:val="007D02C1"/>
    <w:rsid w:val="007D06CD"/>
    <w:rsid w:val="007D09EF"/>
    <w:rsid w:val="007D0E1E"/>
    <w:rsid w:val="007E1CA7"/>
    <w:rsid w:val="007F0C57"/>
    <w:rsid w:val="007F2BE4"/>
    <w:rsid w:val="007F2F6F"/>
    <w:rsid w:val="007F32A9"/>
    <w:rsid w:val="0080086B"/>
    <w:rsid w:val="00804777"/>
    <w:rsid w:val="00813765"/>
    <w:rsid w:val="008147D9"/>
    <w:rsid w:val="008162DA"/>
    <w:rsid w:val="00820F9F"/>
    <w:rsid w:val="00824BCA"/>
    <w:rsid w:val="00825209"/>
    <w:rsid w:val="008327E6"/>
    <w:rsid w:val="00834845"/>
    <w:rsid w:val="00844853"/>
    <w:rsid w:val="00845CBE"/>
    <w:rsid w:val="008478A9"/>
    <w:rsid w:val="00857AE2"/>
    <w:rsid w:val="00871F65"/>
    <w:rsid w:val="00884024"/>
    <w:rsid w:val="00891A8A"/>
    <w:rsid w:val="00892AEA"/>
    <w:rsid w:val="008957CA"/>
    <w:rsid w:val="008A0604"/>
    <w:rsid w:val="008A65EE"/>
    <w:rsid w:val="008A79D8"/>
    <w:rsid w:val="008B01A2"/>
    <w:rsid w:val="008B0B4C"/>
    <w:rsid w:val="008B0C39"/>
    <w:rsid w:val="008C22C5"/>
    <w:rsid w:val="008C24E9"/>
    <w:rsid w:val="008D0A03"/>
    <w:rsid w:val="008D32A8"/>
    <w:rsid w:val="008D3BC8"/>
    <w:rsid w:val="008E3243"/>
    <w:rsid w:val="008E353A"/>
    <w:rsid w:val="008E39F4"/>
    <w:rsid w:val="008E668A"/>
    <w:rsid w:val="008E77AC"/>
    <w:rsid w:val="008F62C6"/>
    <w:rsid w:val="008F761A"/>
    <w:rsid w:val="0090593E"/>
    <w:rsid w:val="00905E3B"/>
    <w:rsid w:val="0093470C"/>
    <w:rsid w:val="00935BDE"/>
    <w:rsid w:val="00937662"/>
    <w:rsid w:val="00943F5D"/>
    <w:rsid w:val="009445B5"/>
    <w:rsid w:val="00944F66"/>
    <w:rsid w:val="00951170"/>
    <w:rsid w:val="00955A74"/>
    <w:rsid w:val="00956825"/>
    <w:rsid w:val="00957B4A"/>
    <w:rsid w:val="00960173"/>
    <w:rsid w:val="00962369"/>
    <w:rsid w:val="00963B0F"/>
    <w:rsid w:val="009723DA"/>
    <w:rsid w:val="00986258"/>
    <w:rsid w:val="009877C6"/>
    <w:rsid w:val="0099019B"/>
    <w:rsid w:val="0099100F"/>
    <w:rsid w:val="009920CD"/>
    <w:rsid w:val="009925C7"/>
    <w:rsid w:val="009A3627"/>
    <w:rsid w:val="009B09BC"/>
    <w:rsid w:val="009B22EE"/>
    <w:rsid w:val="009B281B"/>
    <w:rsid w:val="009B2B9A"/>
    <w:rsid w:val="009B7F11"/>
    <w:rsid w:val="009C04B8"/>
    <w:rsid w:val="009C16DD"/>
    <w:rsid w:val="009C52CE"/>
    <w:rsid w:val="009D0108"/>
    <w:rsid w:val="009D4EE6"/>
    <w:rsid w:val="009D70BD"/>
    <w:rsid w:val="009E490B"/>
    <w:rsid w:val="009E6732"/>
    <w:rsid w:val="009F1638"/>
    <w:rsid w:val="00A06527"/>
    <w:rsid w:val="00A37977"/>
    <w:rsid w:val="00A408EC"/>
    <w:rsid w:val="00A438F3"/>
    <w:rsid w:val="00A45D1C"/>
    <w:rsid w:val="00A5015C"/>
    <w:rsid w:val="00A51AF2"/>
    <w:rsid w:val="00A70890"/>
    <w:rsid w:val="00A71114"/>
    <w:rsid w:val="00A7171D"/>
    <w:rsid w:val="00A71BA8"/>
    <w:rsid w:val="00A72CBE"/>
    <w:rsid w:val="00A84103"/>
    <w:rsid w:val="00A84B7C"/>
    <w:rsid w:val="00A915A8"/>
    <w:rsid w:val="00AA2A93"/>
    <w:rsid w:val="00AA59FA"/>
    <w:rsid w:val="00AA6C1C"/>
    <w:rsid w:val="00AB0BF9"/>
    <w:rsid w:val="00AB6948"/>
    <w:rsid w:val="00AB6C1A"/>
    <w:rsid w:val="00AC6ADD"/>
    <w:rsid w:val="00AD3E48"/>
    <w:rsid w:val="00AD4F31"/>
    <w:rsid w:val="00AE2CA0"/>
    <w:rsid w:val="00AF3D39"/>
    <w:rsid w:val="00AF794F"/>
    <w:rsid w:val="00AF7AB6"/>
    <w:rsid w:val="00B00DEB"/>
    <w:rsid w:val="00B0709A"/>
    <w:rsid w:val="00B072F2"/>
    <w:rsid w:val="00B121A2"/>
    <w:rsid w:val="00B20270"/>
    <w:rsid w:val="00B33E25"/>
    <w:rsid w:val="00B33F1A"/>
    <w:rsid w:val="00B34E58"/>
    <w:rsid w:val="00B35125"/>
    <w:rsid w:val="00B35B29"/>
    <w:rsid w:val="00B36C91"/>
    <w:rsid w:val="00B3781A"/>
    <w:rsid w:val="00B46297"/>
    <w:rsid w:val="00B46D6B"/>
    <w:rsid w:val="00B551F4"/>
    <w:rsid w:val="00B57134"/>
    <w:rsid w:val="00B625D8"/>
    <w:rsid w:val="00B63655"/>
    <w:rsid w:val="00B76709"/>
    <w:rsid w:val="00B815F7"/>
    <w:rsid w:val="00B8649A"/>
    <w:rsid w:val="00B90583"/>
    <w:rsid w:val="00B90D20"/>
    <w:rsid w:val="00B970AF"/>
    <w:rsid w:val="00B978BE"/>
    <w:rsid w:val="00BA0408"/>
    <w:rsid w:val="00BA144A"/>
    <w:rsid w:val="00BA54B5"/>
    <w:rsid w:val="00BA5D59"/>
    <w:rsid w:val="00BB4C0B"/>
    <w:rsid w:val="00BB5802"/>
    <w:rsid w:val="00BC28BB"/>
    <w:rsid w:val="00BC2A0F"/>
    <w:rsid w:val="00BC3A3D"/>
    <w:rsid w:val="00BC6C76"/>
    <w:rsid w:val="00BE0103"/>
    <w:rsid w:val="00BE4D9E"/>
    <w:rsid w:val="00BE7634"/>
    <w:rsid w:val="00BF083B"/>
    <w:rsid w:val="00BF4017"/>
    <w:rsid w:val="00C0150B"/>
    <w:rsid w:val="00C05827"/>
    <w:rsid w:val="00C12487"/>
    <w:rsid w:val="00C16035"/>
    <w:rsid w:val="00C16D06"/>
    <w:rsid w:val="00C250B9"/>
    <w:rsid w:val="00C37842"/>
    <w:rsid w:val="00C412EC"/>
    <w:rsid w:val="00C43797"/>
    <w:rsid w:val="00C44AF6"/>
    <w:rsid w:val="00C548F0"/>
    <w:rsid w:val="00C6076D"/>
    <w:rsid w:val="00C662F1"/>
    <w:rsid w:val="00C67867"/>
    <w:rsid w:val="00C74E3A"/>
    <w:rsid w:val="00C74E86"/>
    <w:rsid w:val="00C761C5"/>
    <w:rsid w:val="00C809D4"/>
    <w:rsid w:val="00C80A23"/>
    <w:rsid w:val="00C879E4"/>
    <w:rsid w:val="00C93BF1"/>
    <w:rsid w:val="00CA02F6"/>
    <w:rsid w:val="00CA75E8"/>
    <w:rsid w:val="00CB4EC5"/>
    <w:rsid w:val="00CB5C7E"/>
    <w:rsid w:val="00CB68FD"/>
    <w:rsid w:val="00CC4536"/>
    <w:rsid w:val="00CC7D17"/>
    <w:rsid w:val="00CD1C4B"/>
    <w:rsid w:val="00CD4006"/>
    <w:rsid w:val="00CD7934"/>
    <w:rsid w:val="00CE7B43"/>
    <w:rsid w:val="00D04318"/>
    <w:rsid w:val="00D06754"/>
    <w:rsid w:val="00D20625"/>
    <w:rsid w:val="00D331BA"/>
    <w:rsid w:val="00D34E7A"/>
    <w:rsid w:val="00D41115"/>
    <w:rsid w:val="00D4317F"/>
    <w:rsid w:val="00D43C1B"/>
    <w:rsid w:val="00D51F16"/>
    <w:rsid w:val="00D56021"/>
    <w:rsid w:val="00D561C0"/>
    <w:rsid w:val="00D6782E"/>
    <w:rsid w:val="00D67FC6"/>
    <w:rsid w:val="00D70671"/>
    <w:rsid w:val="00D753E3"/>
    <w:rsid w:val="00D8149A"/>
    <w:rsid w:val="00D816D5"/>
    <w:rsid w:val="00D81B28"/>
    <w:rsid w:val="00DA0E58"/>
    <w:rsid w:val="00DA27DC"/>
    <w:rsid w:val="00DA5BE0"/>
    <w:rsid w:val="00DB0706"/>
    <w:rsid w:val="00DB1D62"/>
    <w:rsid w:val="00DB5DCD"/>
    <w:rsid w:val="00DB732C"/>
    <w:rsid w:val="00DB7C62"/>
    <w:rsid w:val="00DC4486"/>
    <w:rsid w:val="00DD3D56"/>
    <w:rsid w:val="00DE06E0"/>
    <w:rsid w:val="00DF4399"/>
    <w:rsid w:val="00DF6EC7"/>
    <w:rsid w:val="00E145A3"/>
    <w:rsid w:val="00E15B9F"/>
    <w:rsid w:val="00E16B0E"/>
    <w:rsid w:val="00E17E45"/>
    <w:rsid w:val="00E272B2"/>
    <w:rsid w:val="00E2755C"/>
    <w:rsid w:val="00E35F2B"/>
    <w:rsid w:val="00E37548"/>
    <w:rsid w:val="00E43CFB"/>
    <w:rsid w:val="00E44B46"/>
    <w:rsid w:val="00E47939"/>
    <w:rsid w:val="00E510FF"/>
    <w:rsid w:val="00E52621"/>
    <w:rsid w:val="00E52BD0"/>
    <w:rsid w:val="00E601C4"/>
    <w:rsid w:val="00E605B0"/>
    <w:rsid w:val="00E763D3"/>
    <w:rsid w:val="00E76740"/>
    <w:rsid w:val="00E76AF3"/>
    <w:rsid w:val="00E8373B"/>
    <w:rsid w:val="00E95465"/>
    <w:rsid w:val="00EA32BD"/>
    <w:rsid w:val="00EA5792"/>
    <w:rsid w:val="00EA5C34"/>
    <w:rsid w:val="00EA6C89"/>
    <w:rsid w:val="00EA6D9B"/>
    <w:rsid w:val="00EB66A3"/>
    <w:rsid w:val="00EC2875"/>
    <w:rsid w:val="00EC2925"/>
    <w:rsid w:val="00EC4060"/>
    <w:rsid w:val="00EC4D96"/>
    <w:rsid w:val="00EC5067"/>
    <w:rsid w:val="00EC5C3B"/>
    <w:rsid w:val="00EC64D9"/>
    <w:rsid w:val="00EC6897"/>
    <w:rsid w:val="00ED0C50"/>
    <w:rsid w:val="00ED0E97"/>
    <w:rsid w:val="00ED3B7E"/>
    <w:rsid w:val="00ED5E00"/>
    <w:rsid w:val="00EE3575"/>
    <w:rsid w:val="00EE4980"/>
    <w:rsid w:val="00EE63EE"/>
    <w:rsid w:val="00EE6EE8"/>
    <w:rsid w:val="00F15AED"/>
    <w:rsid w:val="00F231A6"/>
    <w:rsid w:val="00F24494"/>
    <w:rsid w:val="00F26AC5"/>
    <w:rsid w:val="00F27FCD"/>
    <w:rsid w:val="00F32559"/>
    <w:rsid w:val="00F36173"/>
    <w:rsid w:val="00F4443D"/>
    <w:rsid w:val="00F51F83"/>
    <w:rsid w:val="00F570AD"/>
    <w:rsid w:val="00F659C1"/>
    <w:rsid w:val="00F66E1F"/>
    <w:rsid w:val="00F74A6C"/>
    <w:rsid w:val="00F83003"/>
    <w:rsid w:val="00F93C40"/>
    <w:rsid w:val="00F941D1"/>
    <w:rsid w:val="00F9461D"/>
    <w:rsid w:val="00F96F1F"/>
    <w:rsid w:val="00FA121E"/>
    <w:rsid w:val="00FA12D9"/>
    <w:rsid w:val="00FA3AD9"/>
    <w:rsid w:val="00FA3E9C"/>
    <w:rsid w:val="00FB02B1"/>
    <w:rsid w:val="00FB05CB"/>
    <w:rsid w:val="00FB0934"/>
    <w:rsid w:val="00FB3115"/>
    <w:rsid w:val="00FB3D95"/>
    <w:rsid w:val="00FB7A84"/>
    <w:rsid w:val="00FC020C"/>
    <w:rsid w:val="00FD20F5"/>
    <w:rsid w:val="00FD49D0"/>
    <w:rsid w:val="00FE28A4"/>
    <w:rsid w:val="00FE306E"/>
    <w:rsid w:val="00FF0765"/>
    <w:rsid w:val="00FF1747"/>
    <w:rsid w:val="00FF1EFA"/>
    <w:rsid w:val="00FF2EAB"/>
    <w:rsid w:val="00FF300D"/>
    <w:rsid w:val="00FF4BDC"/>
    <w:rsid w:val="00FF53AE"/>
    <w:rsid w:val="00FF53B6"/>
    <w:rsid w:val="00FF7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5B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3AD9"/>
    <w:pPr>
      <w:keepNext/>
      <w:keepLines/>
      <w:spacing w:before="480"/>
      <w:ind w:left="1056" w:right="34"/>
      <w:outlineLvl w:val="0"/>
    </w:pPr>
    <w:rPr>
      <w:rFonts w:ascii="Univers CE 45 Light" w:eastAsiaTheme="majorEastAsia" w:hAnsi="Univers CE 45 Light" w:cstheme="majorBidi"/>
      <w:b/>
      <w:bCs/>
      <w:sz w:val="27"/>
      <w:szCs w:val="27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3AD9"/>
    <w:pPr>
      <w:keepNext/>
      <w:keepLines/>
      <w:spacing w:before="200"/>
      <w:ind w:left="851"/>
      <w:outlineLvl w:val="1"/>
    </w:pPr>
    <w:rPr>
      <w:rFonts w:ascii="Univers LT 55" w:eastAsiaTheme="majorEastAsia" w:hAnsi="Univers LT 55" w:cstheme="majorBidi"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C5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E20026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3AD9"/>
    <w:rPr>
      <w:rFonts w:ascii="Univers CE 45 Light" w:eastAsiaTheme="majorEastAsia" w:hAnsi="Univers CE 45 Light" w:cstheme="majorBidi"/>
      <w:b/>
      <w:bCs/>
      <w:sz w:val="27"/>
      <w:szCs w:val="27"/>
      <w:lang w:val="en-US"/>
    </w:rPr>
  </w:style>
  <w:style w:type="paragraph" w:styleId="Paragraphedeliste">
    <w:name w:val="List Paragraph"/>
    <w:basedOn w:val="Normal"/>
    <w:uiPriority w:val="34"/>
    <w:qFormat/>
    <w:rsid w:val="007E1CA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D6E7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D6E78"/>
    <w:rPr>
      <w:rFonts w:ascii="Tahoma" w:hAnsi="Tahoma" w:cs="Tahoma"/>
      <w:sz w:val="16"/>
      <w:szCs w:val="16"/>
    </w:rPr>
  </w:style>
  <w:style w:type="character" w:styleId="Appelnotedebasdep">
    <w:name w:val="footnote reference"/>
    <w:basedOn w:val="Policepardfaut"/>
    <w:semiHidden/>
    <w:rsid w:val="00CB68FD"/>
    <w:rPr>
      <w:vertAlign w:val="superscript"/>
    </w:rPr>
  </w:style>
  <w:style w:type="paragraph" w:customStyle="1" w:styleId="Author">
    <w:name w:val="Author"/>
    <w:basedOn w:val="Normal"/>
    <w:rsid w:val="009445B5"/>
    <w:pPr>
      <w:spacing w:after="80"/>
      <w:jc w:val="center"/>
    </w:pPr>
    <w:rPr>
      <w:sz w:val="24"/>
    </w:rPr>
  </w:style>
  <w:style w:type="paragraph" w:styleId="Notedebasdepage">
    <w:name w:val="footnote text"/>
    <w:basedOn w:val="Normal"/>
    <w:link w:val="NotedebasdepageCar"/>
    <w:semiHidden/>
    <w:rsid w:val="00CB68FD"/>
    <w:pPr>
      <w:spacing w:before="120" w:after="120"/>
      <w:ind w:left="708"/>
      <w:jc w:val="left"/>
    </w:pPr>
    <w:rPr>
      <w:rFonts w:ascii="Univers CE 45 Light" w:hAnsi="Univers CE 45 Light"/>
      <w:szCs w:val="18"/>
    </w:rPr>
  </w:style>
  <w:style w:type="character" w:customStyle="1" w:styleId="NotedebasdepageCar">
    <w:name w:val="Note de bas de page Car"/>
    <w:basedOn w:val="Policepardfaut"/>
    <w:link w:val="Notedebasdepage"/>
    <w:semiHidden/>
    <w:rsid w:val="00CB68FD"/>
    <w:rPr>
      <w:rFonts w:ascii="Univers CE 45 Light" w:eastAsia="Times New Roman" w:hAnsi="Univers CE 45 Light" w:cs="Times New Roman"/>
      <w:sz w:val="20"/>
      <w:szCs w:val="18"/>
      <w:lang w:val="en-US"/>
    </w:rPr>
  </w:style>
  <w:style w:type="paragraph" w:styleId="En-tte">
    <w:name w:val="header"/>
    <w:basedOn w:val="Normal"/>
    <w:link w:val="En-tt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FA3AD9"/>
    <w:rPr>
      <w:rFonts w:ascii="Univers LT 55" w:eastAsiaTheme="majorEastAsia" w:hAnsi="Univers LT 55" w:cstheme="majorBidi"/>
      <w:bCs/>
      <w:sz w:val="26"/>
      <w:szCs w:val="26"/>
      <w:lang w:val="en-US"/>
    </w:rPr>
  </w:style>
  <w:style w:type="paragraph" w:styleId="Lgende">
    <w:name w:val="caption"/>
    <w:basedOn w:val="Normal"/>
    <w:next w:val="Normal"/>
    <w:qFormat/>
    <w:rsid w:val="00670B71"/>
    <w:pPr>
      <w:spacing w:before="120" w:after="120"/>
      <w:jc w:val="center"/>
    </w:pPr>
    <w:rPr>
      <w:b/>
    </w:rPr>
  </w:style>
  <w:style w:type="paragraph" w:customStyle="1" w:styleId="CitationBiblio">
    <w:name w:val="CitationBiblio"/>
    <w:basedOn w:val="Normal"/>
    <w:next w:val="Normal"/>
    <w:rsid w:val="00670B71"/>
    <w:pPr>
      <w:spacing w:before="40" w:line="240" w:lineRule="atLeast"/>
    </w:pPr>
    <w:rPr>
      <w:snapToGrid w:val="0"/>
      <w:sz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61EBC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405A82"/>
    <w:rPr>
      <w:color w:val="00449E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91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915A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915A8"/>
    <w:rPr>
      <w:rFonts w:ascii="Courier New" w:eastAsia="Times New Roman" w:hAnsi="Courier New" w:cs="Courier New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E76AF3"/>
    <w:pPr>
      <w:tabs>
        <w:tab w:val="left" w:pos="709"/>
        <w:tab w:val="right" w:leader="dot" w:pos="10514"/>
      </w:tabs>
      <w:spacing w:after="100"/>
      <w:ind w:left="425"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8C22C5"/>
    <w:pPr>
      <w:spacing w:after="100"/>
      <w:ind w:left="2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A3AD9"/>
    <w:pPr>
      <w:spacing w:line="276" w:lineRule="auto"/>
      <w:ind w:left="0" w:right="0"/>
      <w:jc w:val="left"/>
      <w:outlineLvl w:val="9"/>
    </w:pPr>
    <w:rPr>
      <w:rFonts w:asciiTheme="majorHAnsi" w:hAnsiTheme="majorHAnsi"/>
      <w:color w:val="A9001B" w:themeColor="accent1" w:themeShade="BF"/>
      <w:sz w:val="28"/>
      <w:szCs w:val="28"/>
      <w:lang w:val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FA3AD9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B68FD"/>
  </w:style>
  <w:style w:type="character" w:customStyle="1" w:styleId="NotedefinCar">
    <w:name w:val="Note de fin Car"/>
    <w:basedOn w:val="Policepardfaut"/>
    <w:link w:val="Notedefin"/>
    <w:uiPriority w:val="99"/>
    <w:semiHidden/>
    <w:rsid w:val="00CB68FD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ppeldenotedefin">
    <w:name w:val="endnote reference"/>
    <w:basedOn w:val="Policepardfaut"/>
    <w:uiPriority w:val="99"/>
    <w:semiHidden/>
    <w:unhideWhenUsed/>
    <w:rsid w:val="00CB68FD"/>
    <w:rPr>
      <w:vertAlign w:val="superscript"/>
    </w:rPr>
  </w:style>
  <w:style w:type="character" w:customStyle="1" w:styleId="Titre3Car">
    <w:name w:val="Titre 3 Car"/>
    <w:basedOn w:val="Policepardfaut"/>
    <w:link w:val="Titre3"/>
    <w:uiPriority w:val="9"/>
    <w:rsid w:val="009C52CE"/>
    <w:rPr>
      <w:rFonts w:asciiTheme="majorHAnsi" w:eastAsiaTheme="majorEastAsia" w:hAnsiTheme="majorHAnsi" w:cstheme="majorBidi"/>
      <w:b/>
      <w:bCs/>
      <w:color w:val="E20026" w:themeColor="accent1"/>
      <w:sz w:val="20"/>
      <w:szCs w:val="20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3C1016"/>
    <w:pPr>
      <w:pBdr>
        <w:bottom w:val="single" w:sz="8" w:space="4" w:color="E20026" w:themeColor="accent1"/>
      </w:pBdr>
      <w:spacing w:after="300"/>
      <w:contextualSpacing/>
      <w:outlineLvl w:val="0"/>
    </w:pPr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3C1016"/>
    <w:rPr>
      <w:rFonts w:asciiTheme="majorHAnsi" w:eastAsiaTheme="majorEastAsia" w:hAnsiTheme="majorHAnsi" w:cstheme="majorBidi"/>
      <w:color w:val="4C4C4C" w:themeColor="text2" w:themeShade="BF"/>
      <w:spacing w:val="5"/>
      <w:kern w:val="28"/>
      <w:sz w:val="52"/>
      <w:szCs w:val="52"/>
      <w:lang w:val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51B2A"/>
    <w:pPr>
      <w:pBdr>
        <w:bottom w:val="single" w:sz="4" w:space="4" w:color="E20026" w:themeColor="accent1"/>
      </w:pBdr>
      <w:spacing w:before="200" w:after="280"/>
      <w:ind w:left="936" w:right="936"/>
    </w:pPr>
    <w:rPr>
      <w:b/>
      <w:bCs/>
      <w:i/>
      <w:iCs/>
      <w:color w:val="E20026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51B2A"/>
    <w:rPr>
      <w:rFonts w:ascii="Times New Roman" w:eastAsia="Times New Roman" w:hAnsi="Times New Roman" w:cs="Times New Roman"/>
      <w:b/>
      <w:bCs/>
      <w:i/>
      <w:iCs/>
      <w:color w:val="E20026" w:themeColor="accent1"/>
      <w:sz w:val="20"/>
      <w:szCs w:val="20"/>
      <w:lang w:val="en-US"/>
    </w:rPr>
  </w:style>
  <w:style w:type="table" w:styleId="Grilledutableau">
    <w:name w:val="Table Grid"/>
    <w:basedOn w:val="TableauNormal"/>
    <w:uiPriority w:val="59"/>
    <w:rsid w:val="00427B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frenceple">
    <w:name w:val="Subtle Reference"/>
    <w:basedOn w:val="Policepardfaut"/>
    <w:uiPriority w:val="31"/>
    <w:qFormat/>
    <w:rsid w:val="00EC5067"/>
    <w:rPr>
      <w:smallCaps/>
      <w:color w:val="F39A26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5B5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FA3AD9"/>
    <w:pPr>
      <w:keepNext/>
      <w:keepLines/>
      <w:spacing w:before="480"/>
      <w:ind w:left="1056" w:right="34"/>
      <w:outlineLvl w:val="0"/>
    </w:pPr>
    <w:rPr>
      <w:rFonts w:ascii="Univers CE 45 Light" w:eastAsiaTheme="majorEastAsia" w:hAnsi="Univers CE 45 Light" w:cstheme="majorBidi"/>
      <w:b/>
      <w:bCs/>
      <w:sz w:val="27"/>
      <w:szCs w:val="27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A3AD9"/>
    <w:pPr>
      <w:keepNext/>
      <w:keepLines/>
      <w:spacing w:before="200"/>
      <w:ind w:left="851"/>
      <w:outlineLvl w:val="1"/>
    </w:pPr>
    <w:rPr>
      <w:rFonts w:ascii="Univers LT 55" w:eastAsiaTheme="majorEastAsia" w:hAnsi="Univers LT 55" w:cstheme="majorBidi"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A3AD9"/>
    <w:rPr>
      <w:rFonts w:ascii="Univers CE 45 Light" w:eastAsiaTheme="majorEastAsia" w:hAnsi="Univers CE 45 Light" w:cstheme="majorBidi"/>
      <w:b/>
      <w:bCs/>
      <w:sz w:val="27"/>
      <w:szCs w:val="27"/>
      <w:lang w:val="en-US"/>
    </w:rPr>
  </w:style>
  <w:style w:type="paragraph" w:styleId="Paragraphedeliste">
    <w:name w:val="List Paragraph"/>
    <w:basedOn w:val="Normal"/>
    <w:uiPriority w:val="34"/>
    <w:qFormat/>
    <w:rsid w:val="007E1CA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4D6E7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D6E78"/>
    <w:rPr>
      <w:rFonts w:ascii="Tahoma" w:hAnsi="Tahoma" w:cs="Tahoma"/>
      <w:sz w:val="16"/>
      <w:szCs w:val="16"/>
    </w:rPr>
  </w:style>
  <w:style w:type="character" w:styleId="Appelnotedebasdep">
    <w:name w:val="footnote reference"/>
    <w:basedOn w:val="Policepardfaut"/>
    <w:semiHidden/>
    <w:rsid w:val="00CB68FD"/>
    <w:rPr>
      <w:vertAlign w:val="superscript"/>
    </w:rPr>
  </w:style>
  <w:style w:type="paragraph" w:customStyle="1" w:styleId="Author">
    <w:name w:val="Author"/>
    <w:basedOn w:val="Normal"/>
    <w:rsid w:val="009445B5"/>
    <w:pPr>
      <w:spacing w:after="80"/>
      <w:jc w:val="center"/>
    </w:pPr>
    <w:rPr>
      <w:sz w:val="24"/>
    </w:rPr>
  </w:style>
  <w:style w:type="paragraph" w:styleId="Notedebasdepage">
    <w:name w:val="footnote text"/>
    <w:basedOn w:val="Normal"/>
    <w:link w:val="NotedebasdepageCar"/>
    <w:semiHidden/>
    <w:rsid w:val="00CB68FD"/>
    <w:pPr>
      <w:spacing w:before="120" w:after="120"/>
      <w:ind w:left="708"/>
      <w:jc w:val="left"/>
    </w:pPr>
    <w:rPr>
      <w:rFonts w:ascii="Univers CE 45 Light" w:hAnsi="Univers CE 45 Light"/>
      <w:szCs w:val="18"/>
    </w:rPr>
  </w:style>
  <w:style w:type="character" w:customStyle="1" w:styleId="NotedebasdepageCar">
    <w:name w:val="Note de bas de page Car"/>
    <w:basedOn w:val="Policepardfaut"/>
    <w:link w:val="Notedebasdepage"/>
    <w:semiHidden/>
    <w:rsid w:val="00CB68FD"/>
    <w:rPr>
      <w:rFonts w:ascii="Univers CE 45 Light" w:eastAsia="Times New Roman" w:hAnsi="Univers CE 45 Light" w:cs="Times New Roman"/>
      <w:sz w:val="20"/>
      <w:szCs w:val="18"/>
      <w:lang w:val="en-US"/>
    </w:rPr>
  </w:style>
  <w:style w:type="paragraph" w:styleId="En-tte">
    <w:name w:val="header"/>
    <w:basedOn w:val="Normal"/>
    <w:link w:val="En-tt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depage">
    <w:name w:val="footer"/>
    <w:basedOn w:val="Normal"/>
    <w:link w:val="PieddepageCar"/>
    <w:uiPriority w:val="99"/>
    <w:unhideWhenUsed/>
    <w:rsid w:val="00E510F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510FF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FA3AD9"/>
    <w:rPr>
      <w:rFonts w:ascii="Univers LT 55" w:eastAsiaTheme="majorEastAsia" w:hAnsi="Univers LT 55" w:cstheme="majorBidi"/>
      <w:bCs/>
      <w:sz w:val="26"/>
      <w:szCs w:val="26"/>
      <w:lang w:val="en-US"/>
    </w:rPr>
  </w:style>
  <w:style w:type="paragraph" w:styleId="Lgende">
    <w:name w:val="caption"/>
    <w:basedOn w:val="Normal"/>
    <w:next w:val="Normal"/>
    <w:qFormat/>
    <w:rsid w:val="00670B71"/>
    <w:pPr>
      <w:spacing w:before="120" w:after="120"/>
      <w:jc w:val="center"/>
    </w:pPr>
    <w:rPr>
      <w:b/>
    </w:rPr>
  </w:style>
  <w:style w:type="paragraph" w:customStyle="1" w:styleId="CitationBiblio">
    <w:name w:val="CitationBiblio"/>
    <w:basedOn w:val="Normal"/>
    <w:next w:val="Normal"/>
    <w:rsid w:val="00670B71"/>
    <w:pPr>
      <w:spacing w:before="40" w:line="240" w:lineRule="atLeast"/>
    </w:pPr>
    <w:rPr>
      <w:snapToGrid w:val="0"/>
      <w:sz w:val="18"/>
      <w:lang w:eastAsia="fr-FR"/>
    </w:rPr>
  </w:style>
  <w:style w:type="character" w:styleId="Textedelespacerserv">
    <w:name w:val="Placeholder Text"/>
    <w:basedOn w:val="Policepardfaut"/>
    <w:uiPriority w:val="99"/>
    <w:semiHidden/>
    <w:rsid w:val="00661EBC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405A82"/>
    <w:rPr>
      <w:color w:val="00449E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915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A915A8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A915A8"/>
    <w:rPr>
      <w:rFonts w:ascii="Courier New" w:eastAsia="Times New Roman" w:hAnsi="Courier New" w:cs="Courier New"/>
      <w:sz w:val="20"/>
      <w:szCs w:val="20"/>
    </w:rPr>
  </w:style>
  <w:style w:type="paragraph" w:styleId="TM1">
    <w:name w:val="toc 1"/>
    <w:basedOn w:val="Normal"/>
    <w:next w:val="Normal"/>
    <w:autoRedefine/>
    <w:uiPriority w:val="39"/>
    <w:unhideWhenUsed/>
    <w:rsid w:val="00E76AF3"/>
    <w:pPr>
      <w:tabs>
        <w:tab w:val="left" w:pos="709"/>
        <w:tab w:val="right" w:leader="dot" w:pos="10514"/>
      </w:tabs>
      <w:spacing w:after="100"/>
      <w:ind w:left="425"/>
    </w:pPr>
  </w:style>
  <w:style w:type="paragraph" w:styleId="TM2">
    <w:name w:val="toc 2"/>
    <w:basedOn w:val="Normal"/>
    <w:next w:val="Normal"/>
    <w:autoRedefine/>
    <w:uiPriority w:val="39"/>
    <w:unhideWhenUsed/>
    <w:rsid w:val="008C22C5"/>
    <w:pPr>
      <w:spacing w:after="100"/>
      <w:ind w:left="20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A3AD9"/>
    <w:pPr>
      <w:spacing w:line="276" w:lineRule="auto"/>
      <w:ind w:left="0" w:right="0"/>
      <w:jc w:val="left"/>
      <w:outlineLvl w:val="9"/>
    </w:pPr>
    <w:rPr>
      <w:rFonts w:asciiTheme="majorHAnsi" w:hAnsiTheme="majorHAnsi"/>
      <w:color w:val="A9001B" w:themeColor="accent1" w:themeShade="BF"/>
      <w:sz w:val="28"/>
      <w:szCs w:val="28"/>
      <w:lang w:val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FA3AD9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val="fr-FR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CB68FD"/>
  </w:style>
  <w:style w:type="character" w:customStyle="1" w:styleId="NotedefinCar">
    <w:name w:val="Note de fin Car"/>
    <w:basedOn w:val="Policepardfaut"/>
    <w:link w:val="Notedefin"/>
    <w:uiPriority w:val="99"/>
    <w:semiHidden/>
    <w:rsid w:val="00CB68FD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Appeldenotedefin">
    <w:name w:val="endnote reference"/>
    <w:basedOn w:val="Policepardfaut"/>
    <w:uiPriority w:val="99"/>
    <w:semiHidden/>
    <w:unhideWhenUsed/>
    <w:rsid w:val="00CB68F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5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7.jpe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header" Target="header5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header" Target="header6.xml"/><Relationship Id="rId5" Type="http://schemas.microsoft.com/office/2007/relationships/stylesWithEffects" Target="stylesWithEffects.xml"/><Relationship Id="rId15" Type="http://schemas.openxmlformats.org/officeDocument/2006/relationships/header" Target="header1.xml"/><Relationship Id="rId23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tin\AppData\Local\Temp\$$_A3EF\rt-greno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78DE8EACDA34CAE90F953B66A8A0FD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A8E9C03-D3E6-4CB0-8F52-8E55F481A5C9}"/>
      </w:docPartPr>
      <w:docPartBody>
        <w:p w:rsidR="00A02AEA" w:rsidRDefault="00874BBB">
          <w:pPr>
            <w:pStyle w:val="078DE8EACDA34CAE90F953B66A8A0FDF"/>
          </w:pPr>
          <w:r w:rsidRPr="002F320F">
            <w:rPr>
              <w:rStyle w:val="Textedelespacerserv"/>
            </w:rPr>
            <w:t>[Titre ]</w:t>
          </w:r>
        </w:p>
      </w:docPartBody>
    </w:docPart>
    <w:docPart>
      <w:docPartPr>
        <w:name w:val="D5FC0228213A41CFA85EBDDE8C9062B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17C0467-8100-4D02-8B85-7CF14F6BC8D5}"/>
      </w:docPartPr>
      <w:docPartBody>
        <w:p w:rsidR="00A02AEA" w:rsidRDefault="00874BBB">
          <w:pPr>
            <w:pStyle w:val="D5FC0228213A41CFA85EBDDE8C9062B2"/>
          </w:pPr>
          <w:r w:rsidRPr="000B4C11">
            <w:rPr>
              <w:rFonts w:ascii="Univers CE 45 Light" w:hAnsi="Univers CE 45 Light"/>
              <w:sz w:val="24"/>
              <w:szCs w:val="54"/>
            </w:rPr>
            <w:t>Prénom Nom</w:t>
          </w:r>
        </w:p>
      </w:docPartBody>
    </w:docPart>
    <w:docPart>
      <w:docPartPr>
        <w:name w:val="FD6DD10CFEEC4D5B9EF7A25D73E16B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200A8A7-75C2-4B29-A832-E7592F83A2C6}"/>
      </w:docPartPr>
      <w:docPartBody>
        <w:p w:rsidR="00A02AEA" w:rsidRDefault="00874BBB">
          <w:pPr>
            <w:pStyle w:val="FD6DD10CFEEC4D5B9EF7A25D73E16B65"/>
          </w:pPr>
          <w:r w:rsidRPr="000B4C11">
            <w:rPr>
              <w:rFonts w:ascii="Univers CE 45 Light" w:hAnsi="Univers CE 45 Light"/>
              <w:sz w:val="24"/>
              <w:szCs w:val="54"/>
            </w:rPr>
            <w:t>Prénom Nom</w:t>
          </w:r>
        </w:p>
      </w:docPartBody>
    </w:docPart>
    <w:docPart>
      <w:docPartPr>
        <w:name w:val="302A2B8F996D4263903AAE07D0D1E1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98277A8-E9FE-420E-A98A-EF3BFDD28189}"/>
      </w:docPartPr>
      <w:docPartBody>
        <w:p w:rsidR="00A02AEA" w:rsidRDefault="00874BBB">
          <w:pPr>
            <w:pStyle w:val="302A2B8F996D4263903AAE07D0D1E179"/>
          </w:pPr>
          <w:r w:rsidRPr="000B4C11">
            <w:rPr>
              <w:rFonts w:ascii="Univers CE 45 Light" w:hAnsi="Univers CE 45 Light"/>
              <w:sz w:val="24"/>
              <w:szCs w:val="54"/>
            </w:rPr>
            <w:t>XX</w:t>
          </w:r>
        </w:p>
      </w:docPartBody>
    </w:docPart>
    <w:docPart>
      <w:docPartPr>
        <w:name w:val="F7B51C9DD6E443FB9DAFAFACA8AADD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D448993-DE65-415E-8C35-8F42CFDD9B36}"/>
      </w:docPartPr>
      <w:docPartBody>
        <w:p w:rsidR="00A02AEA" w:rsidRDefault="00874BBB">
          <w:pPr>
            <w:pStyle w:val="F7B51C9DD6E443FB9DAFAFACA8AADD0F"/>
          </w:pPr>
          <w:r w:rsidRPr="000B4C11">
            <w:rPr>
              <w:rFonts w:ascii="Univers 57 Condensed" w:hAnsi="Univers 57 Condensed"/>
              <w:sz w:val="21"/>
              <w:szCs w:val="21"/>
            </w:rPr>
            <w:t>9999</w:t>
          </w:r>
        </w:p>
      </w:docPartBody>
    </w:docPart>
    <w:docPart>
      <w:docPartPr>
        <w:name w:val="5995C62859FB4866AFF561E3159EADC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C0522AA-5881-44BA-A7E5-06A1F1C66CF1}"/>
      </w:docPartPr>
      <w:docPartBody>
        <w:p w:rsidR="00A02AEA" w:rsidRDefault="00874BBB">
          <w:pPr>
            <w:pStyle w:val="5995C62859FB4866AFF561E3159EADC2"/>
          </w:pPr>
          <w:r w:rsidRPr="000B4C11">
            <w:rPr>
              <w:rFonts w:ascii="Univers 57 Condensed" w:hAnsi="Univers 57 Condensed"/>
              <w:szCs w:val="21"/>
            </w:rPr>
            <w:t>March 2012</w:t>
          </w:r>
          <w:r w:rsidRPr="000B4C11">
            <w:rPr>
              <w:rStyle w:val="Textedelespacerserv"/>
              <w:rFonts w:eastAsiaTheme="minorHAnsi"/>
              <w:sz w:val="18"/>
            </w:rPr>
            <w:t xml:space="preserve"> </w:t>
          </w:r>
        </w:p>
      </w:docPartBody>
    </w:docPart>
    <w:docPart>
      <w:docPartPr>
        <w:name w:val="CB22DE24F109488DAE7854B38BE4B33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4A6800D-D0EC-40B8-B879-3703186BD76A}"/>
      </w:docPartPr>
      <w:docPartBody>
        <w:p w:rsidR="00A02AEA" w:rsidRDefault="00874BBB">
          <w:pPr>
            <w:pStyle w:val="CB22DE24F109488DAE7854B38BE4B33A"/>
          </w:pPr>
          <w:r>
            <w:rPr>
              <w:rFonts w:ascii="Univers CE 45 Light" w:hAnsi="Univers CE 45 Light"/>
              <w:sz w:val="24"/>
              <w:szCs w:val="54"/>
            </w:rPr>
            <w:t>99</w:t>
          </w:r>
        </w:p>
      </w:docPartBody>
    </w:docPart>
    <w:docPart>
      <w:docPartPr>
        <w:name w:val="98BE4B067DE24494950D5D8984F6BEF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5672C7C-A05A-4CAB-9500-4F3860855844}"/>
      </w:docPartPr>
      <w:docPartBody>
        <w:p w:rsidR="00A02AEA" w:rsidRDefault="00874BBB">
          <w:pPr>
            <w:pStyle w:val="98BE4B067DE24494950D5D8984F6BEF4"/>
          </w:pPr>
          <w:r w:rsidRPr="002F320F">
            <w:rPr>
              <w:rStyle w:val="Textedelespacerserv"/>
            </w:rPr>
            <w:t>[Titre ]</w:t>
          </w:r>
        </w:p>
      </w:docPartBody>
    </w:docPart>
    <w:docPart>
      <w:docPartPr>
        <w:name w:val="2E7337D571E34048960E33784E0F44E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2BA6DCB-EECA-4A83-8BA7-0E7DC431A5A7}"/>
      </w:docPartPr>
      <w:docPartBody>
        <w:p w:rsidR="00A02AEA" w:rsidRDefault="00874BBB">
          <w:pPr>
            <w:pStyle w:val="2E7337D571E34048960E33784E0F44E6"/>
          </w:pPr>
          <w:r w:rsidRPr="00E6384E">
            <w:rPr>
              <w:rStyle w:val="Textedelespacerserv"/>
            </w:rPr>
            <w:t>[Résumé]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Univers CE 45 Light">
    <w:altName w:val="Microsoft YaHei"/>
    <w:charset w:val="00"/>
    <w:family w:val="auto"/>
    <w:pitch w:val="variable"/>
    <w:sig w:usb0="00000001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Univers LT 55">
    <w:altName w:val="Bell MT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Univers 57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55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nivers LT 45 Ligh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MBX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imbusSan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02AEA"/>
    <w:rsid w:val="00271566"/>
    <w:rsid w:val="002B2EAC"/>
    <w:rsid w:val="0031752F"/>
    <w:rsid w:val="00350778"/>
    <w:rsid w:val="0047035B"/>
    <w:rsid w:val="004E641B"/>
    <w:rsid w:val="00874BBB"/>
    <w:rsid w:val="00896ABC"/>
    <w:rsid w:val="008E7382"/>
    <w:rsid w:val="0094476C"/>
    <w:rsid w:val="00A02AEA"/>
    <w:rsid w:val="00B115DE"/>
    <w:rsid w:val="00B4032E"/>
    <w:rsid w:val="00B65CD1"/>
    <w:rsid w:val="00BB3090"/>
    <w:rsid w:val="00CA69CC"/>
    <w:rsid w:val="00CD6276"/>
    <w:rsid w:val="00D67B92"/>
    <w:rsid w:val="00DA442A"/>
    <w:rsid w:val="00E31FC6"/>
    <w:rsid w:val="00E572FE"/>
    <w:rsid w:val="00F528EA"/>
    <w:rsid w:val="00FE2B06"/>
    <w:rsid w:val="00FF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76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4476C"/>
    <w:rPr>
      <w:color w:val="808080"/>
    </w:rPr>
  </w:style>
  <w:style w:type="paragraph" w:customStyle="1" w:styleId="078DE8EACDA34CAE90F953B66A8A0FDF">
    <w:name w:val="078DE8EACDA34CAE90F953B66A8A0FDF"/>
    <w:rsid w:val="0094476C"/>
  </w:style>
  <w:style w:type="paragraph" w:customStyle="1" w:styleId="D5FC0228213A41CFA85EBDDE8C9062B2">
    <w:name w:val="D5FC0228213A41CFA85EBDDE8C9062B2"/>
    <w:rsid w:val="0094476C"/>
  </w:style>
  <w:style w:type="paragraph" w:customStyle="1" w:styleId="FD6DD10CFEEC4D5B9EF7A25D73E16B65">
    <w:name w:val="FD6DD10CFEEC4D5B9EF7A25D73E16B65"/>
    <w:rsid w:val="0094476C"/>
  </w:style>
  <w:style w:type="paragraph" w:customStyle="1" w:styleId="509CF1E4BD364531B4F3678EF99E2960">
    <w:name w:val="509CF1E4BD364531B4F3678EF99E2960"/>
    <w:rsid w:val="0094476C"/>
  </w:style>
  <w:style w:type="paragraph" w:customStyle="1" w:styleId="302A2B8F996D4263903AAE07D0D1E179">
    <w:name w:val="302A2B8F996D4263903AAE07D0D1E179"/>
    <w:rsid w:val="0094476C"/>
  </w:style>
  <w:style w:type="paragraph" w:customStyle="1" w:styleId="F7B51C9DD6E443FB9DAFAFACA8AADD0F">
    <w:name w:val="F7B51C9DD6E443FB9DAFAFACA8AADD0F"/>
    <w:rsid w:val="0094476C"/>
  </w:style>
  <w:style w:type="paragraph" w:customStyle="1" w:styleId="5995C62859FB4866AFF561E3159EADC2">
    <w:name w:val="5995C62859FB4866AFF561E3159EADC2"/>
    <w:rsid w:val="0094476C"/>
  </w:style>
  <w:style w:type="paragraph" w:customStyle="1" w:styleId="CB22DE24F109488DAE7854B38BE4B33A">
    <w:name w:val="CB22DE24F109488DAE7854B38BE4B33A"/>
    <w:rsid w:val="0094476C"/>
  </w:style>
  <w:style w:type="paragraph" w:customStyle="1" w:styleId="98BE4B067DE24494950D5D8984F6BEF4">
    <w:name w:val="98BE4B067DE24494950D5D8984F6BEF4"/>
    <w:rsid w:val="0094476C"/>
  </w:style>
  <w:style w:type="paragraph" w:customStyle="1" w:styleId="2E7337D571E34048960E33784E0F44E6">
    <w:name w:val="2E7337D571E34048960E33784E0F44E6"/>
    <w:rsid w:val="0094476C"/>
  </w:style>
  <w:style w:type="paragraph" w:customStyle="1" w:styleId="5B0AC687BF744F34BC3E3D2AE6BFBEF6">
    <w:name w:val="5B0AC687BF744F34BC3E3D2AE6BFBEF6"/>
    <w:rsid w:val="0094476C"/>
  </w:style>
  <w:style w:type="paragraph" w:customStyle="1" w:styleId="E1E5BCAAA3BB4689A7624B69BCC868E2">
    <w:name w:val="E1E5BCAAA3BB4689A7624B69BCC868E2"/>
    <w:rsid w:val="0094476C"/>
  </w:style>
  <w:style w:type="paragraph" w:customStyle="1" w:styleId="64B198F9EF4E458EBA470D1A90E320EA">
    <w:name w:val="64B198F9EF4E458EBA470D1A90E320EA"/>
    <w:rsid w:val="0094476C"/>
  </w:style>
  <w:style w:type="paragraph" w:customStyle="1" w:styleId="DA767FF344704FE7B64DE2DB6BEF3618">
    <w:name w:val="DA767FF344704FE7B64DE2DB6BEF3618"/>
    <w:rsid w:val="0094476C"/>
  </w:style>
  <w:style w:type="paragraph" w:customStyle="1" w:styleId="E1E047D3FD18485A809C0DC4DD574438">
    <w:name w:val="E1E047D3FD18485A809C0DC4DD574438"/>
    <w:rsid w:val="0094476C"/>
  </w:style>
  <w:style w:type="paragraph" w:customStyle="1" w:styleId="04B92199F455494AB668078A26A60F11">
    <w:name w:val="04B92199F455494AB668078A26A60F11"/>
    <w:rsid w:val="0094476C"/>
  </w:style>
  <w:style w:type="paragraph" w:customStyle="1" w:styleId="A1ED5510BEC4435DA86A65EF5C805C8A">
    <w:name w:val="A1ED5510BEC4435DA86A65EF5C805C8A"/>
    <w:rsid w:val="0094476C"/>
  </w:style>
  <w:style w:type="paragraph" w:customStyle="1" w:styleId="B6FC1DE1722F4E729CF9886252839761">
    <w:name w:val="B6FC1DE1722F4E729CF9886252839761"/>
    <w:rsid w:val="0094476C"/>
  </w:style>
  <w:style w:type="paragraph" w:customStyle="1" w:styleId="167E35C86D794352A8193C317ED7F929">
    <w:name w:val="167E35C86D794352A8193C317ED7F929"/>
    <w:rsid w:val="0094476C"/>
  </w:style>
  <w:style w:type="paragraph" w:customStyle="1" w:styleId="4E6430FAFD59440CA2008D82C87374B4">
    <w:name w:val="4E6430FAFD59440CA2008D82C87374B4"/>
    <w:rsid w:val="0094476C"/>
  </w:style>
  <w:style w:type="paragraph" w:customStyle="1" w:styleId="2D206D95044C45C6AD2B6F0A60ADCDCA">
    <w:name w:val="2D206D95044C45C6AD2B6F0A60ADCDCA"/>
    <w:rsid w:val="0094476C"/>
  </w:style>
  <w:style w:type="paragraph" w:customStyle="1" w:styleId="D96D419C37E84301A7B4F50F170D92AD">
    <w:name w:val="D96D419C37E84301A7B4F50F170D92AD"/>
    <w:rsid w:val="00E572FE"/>
  </w:style>
  <w:style w:type="paragraph" w:customStyle="1" w:styleId="69C6FE850CE04B138EBCFFC04BE4F791">
    <w:name w:val="69C6FE850CE04B138EBCFFC04BE4F791"/>
    <w:rsid w:val="00E572FE"/>
  </w:style>
  <w:style w:type="paragraph" w:customStyle="1" w:styleId="C331EDA224BD42CD95FC1F5C998E9D2D">
    <w:name w:val="C331EDA224BD42CD95FC1F5C998E9D2D"/>
    <w:rsid w:val="00E572F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Verve">
  <a:themeElements>
    <a:clrScheme name="Inria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E20026"/>
      </a:accent1>
      <a:accent2>
        <a:srgbClr val="F39A26"/>
      </a:accent2>
      <a:accent3>
        <a:srgbClr val="FECD1B"/>
      </a:accent3>
      <a:accent4>
        <a:srgbClr val="E64439"/>
      </a:accent4>
      <a:accent5>
        <a:srgbClr val="266D83"/>
      </a:accent5>
      <a:accent6>
        <a:srgbClr val="86717F"/>
      </a:accent6>
      <a:hlink>
        <a:srgbClr val="00449E"/>
      </a:hlink>
      <a:folHlink>
        <a:srgbClr val="C00000"/>
      </a:folHlink>
    </a:clrScheme>
    <a:fontScheme name="Ver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Verve">
      <a:fillStyleLst>
        <a:solidFill>
          <a:schemeClr val="phClr"/>
        </a:solidFill>
        <a:gradFill rotWithShape="1">
          <a:gsLst>
            <a:gs pos="0">
              <a:schemeClr val="phClr">
                <a:tint val="10000"/>
                <a:satMod val="300000"/>
              </a:schemeClr>
            </a:gs>
            <a:gs pos="34000">
              <a:schemeClr val="phClr">
                <a:tint val="13500"/>
                <a:satMod val="250000"/>
              </a:schemeClr>
            </a:gs>
            <a:gs pos="100000">
              <a:schemeClr val="phClr">
                <a:tint val="60000"/>
                <a:satMod val="200000"/>
              </a:schemeClr>
            </a:gs>
          </a:gsLst>
          <a:path path="circle">
            <a:fillToRect l="50000" t="155000" r="50000" b="-55000"/>
          </a:path>
        </a:gradFill>
        <a:gradFill rotWithShape="1">
          <a:gsLst>
            <a:gs pos="0">
              <a:schemeClr val="phClr">
                <a:tint val="60000"/>
                <a:satMod val="160000"/>
              </a:schemeClr>
            </a:gs>
            <a:gs pos="46000">
              <a:schemeClr val="phClr">
                <a:tint val="86000"/>
                <a:satMod val="160000"/>
              </a:schemeClr>
            </a:gs>
            <a:gs pos="100000">
              <a:schemeClr val="phClr">
                <a:shade val="40000"/>
                <a:satMod val="160000"/>
              </a:schemeClr>
            </a:gs>
          </a:gsLst>
          <a:path path="circle">
            <a:fillToRect l="50000" t="155000" r="50000" b="-55000"/>
          </a:path>
        </a:gradFill>
      </a:fillStyleLst>
      <a:lnStyleLst>
        <a:ln w="9525" cap="flat" cmpd="sng" algn="ctr">
          <a:solidFill>
            <a:schemeClr val="phClr">
              <a:satMod val="12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147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50800" dist="38100" dir="14700000" algn="t" rotWithShape="0">
              <a:srgbClr val="000000">
                <a:alpha val="6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3600000"/>
            </a:lightRig>
          </a:scene3d>
          <a:sp3d prstMaterial="plastic">
            <a:bevelT w="127000" h="38200" prst="relaxedInset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8000"/>
                <a:satMod val="230000"/>
              </a:schemeClr>
            </a:gs>
            <a:gs pos="60000">
              <a:schemeClr val="phClr">
                <a:shade val="92000"/>
                <a:satMod val="230000"/>
              </a:schemeClr>
            </a:gs>
            <a:gs pos="100000">
              <a:schemeClr val="phClr">
                <a:tint val="85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200"/>
                <a:satMod val="150000"/>
              </a:schemeClr>
              <a:schemeClr val="phClr">
                <a:tint val="90000"/>
                <a:satMod val="150000"/>
              </a:schemeClr>
            </a:duotone>
          </a:blip>
          <a:tile tx="0" ty="0" sx="70000" sy="7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is the GigaVoxels library programming guide for developers. It is an deep insight for make benefit glorious nation of voxels worshipers.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>
  <b:Source xmlns:b="http://schemas.openxmlformats.org/officeDocument/2006/bibliography" xmlns="http://schemas.openxmlformats.org/officeDocument/2006/bibliography">
    <b:Tag>Espace_réservé1</b:Tag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9BCB97-A174-494F-95D5-CAE08BE40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rt-grenoble.dotx</Template>
  <TotalTime>104</TotalTime>
  <Pages>10</Pages>
  <Words>302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What is GigaSpace / GigaVoxels ?</vt:lpstr>
    </vt:vector>
  </TitlesOfParts>
  <Manager>Pascal Guehl</Manager>
  <Company>INRIA</Company>
  <LinksUpToDate>false</LinksUpToDate>
  <CharactersWithSpaces>1960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GigaSpace Rendering Management</dc:title>
  <dc:subject>Programming guide</dc:subject>
  <dc:creator>Pascal Guehl</dc:creator>
  <cp:lastModifiedBy>PascalGuehl</cp:lastModifiedBy>
  <cp:revision>90</cp:revision>
  <cp:lastPrinted>2014-06-06T12:45:00Z</cp:lastPrinted>
  <dcterms:created xsi:type="dcterms:W3CDTF">2014-06-06T12:14:00Z</dcterms:created>
  <dcterms:modified xsi:type="dcterms:W3CDTF">2015-02-13T20:14:00Z</dcterms:modified>
  <cp:contentStatus>Brouillon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1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  <property fmtid="{D5CDD505-2E9C-101B-9397-08002B2CF9AE}" pid="3" name="auteur2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  <property fmtid="{D5CDD505-2E9C-101B-9397-08002B2CF9AE}" pid="4" name="auteur3" linkTarget="_Ref24777735">
    <vt:lpwstr>Using automatic references.2.1 Figure.If you need to refer to a figure, first select Figure, then Reference/Insert Legend (numbering is automatic). .To refer to this figure, Reference/Cross reference (Renvoi), then select Figure, Text and number (Texte e</vt:lpwstr>
  </property>
</Properties>
</file>