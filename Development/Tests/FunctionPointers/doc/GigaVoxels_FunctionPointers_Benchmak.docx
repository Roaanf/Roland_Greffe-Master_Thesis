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D62" w:rsidRPr="00094771" w:rsidRDefault="00AC1734">
      <w:pPr>
        <w:rPr>
          <w:rFonts w:ascii="Univers CE 45 Light" w:hAnsi="Univers CE 45 Light"/>
          <w:sz w:val="19"/>
          <w:szCs w:val="19"/>
        </w:rPr>
      </w:pPr>
      <w:r>
        <w:rPr>
          <w:rFonts w:ascii="Univers CE 45 Light" w:hAnsi="Univers CE 45 Light"/>
          <w:noProof/>
          <w:sz w:val="19"/>
          <w:szCs w:val="19"/>
          <w:lang w:val="fr-FR" w:eastAsia="fr-FR"/>
        </w:rPr>
        <w:pict>
          <v:shapetype id="_x0000_t202" coordsize="21600,21600" o:spt="202" path="m,l,21600r21600,l21600,xe">
            <v:stroke joinstyle="miter"/>
            <v:path gradientshapeok="t" o:connecttype="rect"/>
          </v:shapetype>
          <v:shape id="Text Box 17" o:spid="_x0000_s1026" type="#_x0000_t202" style="position:absolute;left:0;text-align:left;margin-left:537.75pt;margin-top:632.25pt;width:32.25pt;height:16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" stroked="f">
            <v:fill opacity="0"/>
            <v:textbox style="layout-flow:vertical;mso-layout-flow-alt:bottom-to-top">
              <w:txbxContent>
                <w:p w:rsidR="00F60A94" w:rsidRPr="006D1F48" w:rsidRDefault="00F60A94">
                  <w:pPr>
                    <w:rPr>
                      <w:rFonts w:ascii="Univers CE 45 Light" w:hAnsi="Univers CE 45 Light"/>
                      <w:sz w:val="32"/>
                    </w:rPr>
                  </w:pPr>
                  <w:r w:rsidRPr="006D1F48">
                    <w:rPr>
                      <w:rFonts w:ascii="Univers CE 45 Light" w:eastAsiaTheme="minorHAnsi" w:hAnsi="Univers CE 45 Light" w:cs="Helvetica"/>
                      <w:color w:val="FFFFFF"/>
                      <w:sz w:val="24"/>
                      <w:szCs w:val="16"/>
                      <w:lang w:val="fr-FR"/>
                    </w:rPr>
                    <w:t>ISSN 0249-6399</w:t>
                  </w:r>
                </w:p>
              </w:txbxContent>
            </v:textbox>
          </v:shape>
        </w:pict>
      </w:r>
      <w:r w:rsidR="00B90583" w:rsidRPr="00094771">
        <w:rPr>
          <w:rFonts w:ascii="Univers CE 45 Light" w:hAnsi="Univers CE 45 Light"/>
          <w:caps/>
          <w:noProof/>
          <w:sz w:val="19"/>
          <w:szCs w:val="19"/>
          <w:lang w:val="fr-FR" w:eastAsia="fr-FR"/>
        </w:rPr>
        <w:drawing>
          <wp:anchor distT="0" distB="0" distL="114300" distR="114300" simplePos="0" relativeHeight="251677696" behindDoc="1" locked="1" layoutInCell="1" allowOverlap="1">
            <wp:simplePos x="0" y="0"/>
            <wp:positionH relativeFrom="page">
              <wp:posOffset>20955</wp:posOffset>
            </wp:positionH>
            <wp:positionV relativeFrom="page">
              <wp:posOffset>0</wp:posOffset>
            </wp:positionV>
            <wp:extent cx="7555230" cy="10687050"/>
            <wp:effectExtent l="19050" t="0" r="7620" b="0"/>
            <wp:wrapNone/>
            <wp:docPr id="2" name="Image 5" desc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jpg"/>
                    <pic:cNvPicPr/>
                  </pic:nvPicPr>
                  <pic:blipFill>
                    <a:blip r:embed="rId9" cstate="print"/>
                    <a:stretch>
                      <a:fillRect/>
                    </a:stretch>
                  </pic:blipFill>
                  <pic:spPr>
                    <a:xfrm>
                      <a:off x="0" y="0"/>
                      <a:ext cx="7555230" cy="10687050"/>
                    </a:xfrm>
                    <a:prstGeom prst="rect">
                      <a:avLst/>
                    </a:prstGeom>
                  </pic:spPr>
                </pic:pic>
              </a:graphicData>
            </a:graphic>
          </wp:anchor>
        </w:drawing>
      </w:r>
      <w:r>
        <w:rPr>
          <w:rFonts w:ascii="Univers CE 45 Light" w:hAnsi="Univers CE 45 Light"/>
          <w:noProof/>
          <w:sz w:val="19"/>
          <w:szCs w:val="19"/>
          <w:lang w:val="fr-FR" w:eastAsia="fr-FR"/>
        </w:rPr>
        <w:pict>
          <v:shape id="Text Box 11" o:spid="_x0000_s1027" type="#_x0000_t202" style="position:absolute;left:0;text-align:left;margin-left:49.8pt;margin-top:253.4pt;width:467.25pt;height:126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CIuAIAAMI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" filled="f" stroked="f">
            <v:textbox>
              <w:txbxContent>
                <w:sdt>
                  <w:sdtPr>
                    <w:rPr>
                      <w:rFonts w:ascii="Univers LT 55" w:hAnsi="Univers LT 55"/>
                      <w:b/>
                      <w:color w:val="FFFFFF" w:themeColor="background1"/>
                      <w:sz w:val="54"/>
                      <w:szCs w:val="54"/>
                    </w:rPr>
                    <w:alias w:val="Titre "/>
                    <w:id w:val="12379085"/>
                    <w:dataBinding w:prefixMappings="xmlns:ns0='http://purl.org/dc/elements/1.1/' xmlns:ns1='http://schemas.openxmlformats.org/package/2006/metadata/core-properties' " w:xpath="/ns1:coreProperties[1]/ns0:title[1]" w:storeItemID="{6C3C8BC8-F283-45AE-878A-BAB7291924A1}"/>
                    <w:text/>
                  </w:sdtPr>
                  <w:sdtContent>
                    <w:p w:rsidR="00F60A94" w:rsidRDefault="00F60A94" w:rsidP="003A34A5">
                      <w:pPr>
                        <w:jc w:val="left"/>
                        <w:rPr>
                          <w:rFonts w:ascii="Univers LT 55" w:hAnsi="Univers LT 55"/>
                          <w:b/>
                          <w:color w:val="FFFFFF" w:themeColor="background1"/>
                          <w:sz w:val="54"/>
                          <w:szCs w:val="54"/>
                        </w:rPr>
                      </w:pPr>
                      <w:proofErr w:type="spellStart"/>
                      <w:r w:rsidRPr="00FC020C">
                        <w:rPr>
                          <w:rFonts w:ascii="Univers LT 55" w:hAnsi="Univers LT 55"/>
                          <w:b/>
                          <w:color w:val="FFFFFF" w:themeColor="background1"/>
                          <w:sz w:val="54"/>
                          <w:szCs w:val="54"/>
                        </w:rPr>
                        <w:t>GigaVoxels</w:t>
                      </w:r>
                      <w:proofErr w:type="spellEnd"/>
                      <w:r>
                        <w:rPr>
                          <w:rFonts w:ascii="Univers LT 55" w:hAnsi="Univers LT 55"/>
                          <w:b/>
                          <w:color w:val="FFFFFF" w:themeColor="background1"/>
                          <w:sz w:val="54"/>
                          <w:szCs w:val="54"/>
                        </w:rPr>
                        <w:t>/</w:t>
                      </w:r>
                      <w:proofErr w:type="spellStart"/>
                      <w:r>
                        <w:rPr>
                          <w:rFonts w:ascii="Univers LT 55" w:hAnsi="Univers LT 55"/>
                          <w:b/>
                          <w:color w:val="FFFFFF" w:themeColor="background1"/>
                          <w:sz w:val="54"/>
                          <w:szCs w:val="54"/>
                        </w:rPr>
                        <w:t>GigaSpace</w:t>
                      </w:r>
                      <w:proofErr w:type="spellEnd"/>
                    </w:p>
                  </w:sdtContent>
                </w:sdt>
                <w:p w:rsidR="00F60A94" w:rsidRPr="00FC020C" w:rsidRDefault="00F60A94" w:rsidP="003A34A5">
                  <w:pPr>
                    <w:jc w:val="left"/>
                    <w:rPr>
                      <w:rFonts w:ascii="Univers LT 55" w:hAnsi="Univers LT 55"/>
                      <w:b/>
                      <w:color w:val="FFFFFF" w:themeColor="background1"/>
                      <w:sz w:val="54"/>
                      <w:szCs w:val="54"/>
                    </w:rPr>
                  </w:pPr>
                  <w:r>
                    <w:rPr>
                      <w:rFonts w:ascii="Univers LT 55" w:hAnsi="Univers LT 55"/>
                      <w:b/>
                      <w:color w:val="FFFFFF" w:themeColor="background1"/>
                      <w:sz w:val="54"/>
                      <w:szCs w:val="54"/>
                    </w:rPr>
                    <w:t>Device Function Pointers Benchmark</w:t>
                  </w:r>
                </w:p>
                <w:p w:rsidR="00F60A94" w:rsidRPr="00FC020C" w:rsidRDefault="00F60A94" w:rsidP="008147D9">
                  <w:pPr>
                    <w:jc w:val="left"/>
                    <w:rPr>
                      <w:rFonts w:ascii="Univers LT 55" w:hAnsi="Univers LT 55"/>
                      <w:color w:val="FFFFFF" w:themeColor="background1"/>
                      <w:sz w:val="46"/>
                      <w:szCs w:val="46"/>
                    </w:rPr>
                  </w:pPr>
                </w:p>
                <w:p w:rsidR="00F60A94" w:rsidRPr="00F33903" w:rsidRDefault="00AC1734" w:rsidP="008147D9">
                  <w:pPr>
                    <w:jc w:val="left"/>
                    <w:rPr>
                      <w:rFonts w:ascii="Univers LT 55" w:hAnsi="Univers LT 55"/>
                      <w:color w:val="FFFFFF" w:themeColor="background1"/>
                      <w:sz w:val="28"/>
                      <w:szCs w:val="54"/>
                    </w:rPr>
                  </w:pPr>
                  <w:sdt>
                    <w:sdtPr>
                      <w:rPr>
                        <w:rFonts w:ascii="Univers LT 55" w:hAnsi="Univers LT 55"/>
                        <w:bCs/>
                        <w:color w:val="FFFFFF" w:themeColor="background1"/>
                        <w:sz w:val="28"/>
                        <w:szCs w:val="54"/>
                        <w:lang w:val="fr-FR"/>
                      </w:rPr>
                      <w:alias w:val="Auteur1"/>
                      <w:tag w:val="Auteur1"/>
                      <w:id w:val="3485402"/>
                    </w:sdtPr>
                    <w:sdtEndPr>
                      <w:rPr>
                        <w:bCs w:val="0"/>
                      </w:rPr>
                    </w:sdtEndPr>
                    <w:sdtContent>
                      <w:r w:rsidR="00F60A94" w:rsidRPr="00F33903">
                        <w:rPr>
                          <w:rFonts w:ascii="Univers LT 55" w:hAnsi="Univers LT 55"/>
                          <w:bCs/>
                          <w:color w:val="FFFFFF" w:themeColor="background1"/>
                          <w:sz w:val="28"/>
                          <w:szCs w:val="54"/>
                        </w:rPr>
                        <w:t xml:space="preserve">Pascal </w:t>
                      </w:r>
                      <w:proofErr w:type="spellStart"/>
                      <w:r w:rsidR="00F60A94" w:rsidRPr="00F33903">
                        <w:rPr>
                          <w:rFonts w:ascii="Univers LT 55" w:hAnsi="Univers LT 55"/>
                          <w:bCs/>
                          <w:color w:val="FFFFFF" w:themeColor="background1"/>
                          <w:sz w:val="28"/>
                          <w:szCs w:val="54"/>
                        </w:rPr>
                        <w:t>Guehl</w:t>
                      </w:r>
                      <w:proofErr w:type="spellEnd"/>
                    </w:sdtContent>
                  </w:sdt>
                  <w:r w:rsidR="00F60A94" w:rsidRPr="00F33903">
                    <w:rPr>
                      <w:rFonts w:ascii="Univers LT 55" w:hAnsi="Univers LT 55"/>
                      <w:color w:val="FFFFFF" w:themeColor="background1"/>
                      <w:sz w:val="28"/>
                      <w:szCs w:val="54"/>
                    </w:rPr>
                    <w:t xml:space="preserve"> ,</w:t>
                  </w:r>
                  <w:r w:rsidR="00F60A94" w:rsidRPr="00F33903">
                    <w:rPr>
                      <w:rFonts w:ascii="Univers LT 55" w:hAnsi="Univers LT 55"/>
                      <w:bCs/>
                      <w:color w:val="FFFFFF" w:themeColor="background1"/>
                      <w:sz w:val="28"/>
                      <w:szCs w:val="54"/>
                    </w:rPr>
                    <w:t xml:space="preserve"> </w:t>
                  </w:r>
                  <w:sdt>
                    <w:sdtPr>
                      <w:rPr>
                        <w:rFonts w:ascii="Univers LT 55" w:hAnsi="Univers LT 55"/>
                        <w:bCs/>
                        <w:color w:val="FFFFFF" w:themeColor="background1"/>
                        <w:sz w:val="28"/>
                        <w:szCs w:val="54"/>
                        <w:lang w:val="fr-FR"/>
                      </w:rPr>
                      <w:alias w:val="Auteur2"/>
                      <w:id w:val="3485407"/>
                    </w:sdtPr>
                    <w:sdtEndPr>
                      <w:rPr>
                        <w:bCs w:val="0"/>
                      </w:rPr>
                    </w:sdtEndPr>
                    <w:sdtContent>
                      <w:proofErr w:type="spellStart"/>
                      <w:r w:rsidR="00F60A94" w:rsidRPr="00F33903">
                        <w:rPr>
                          <w:rFonts w:ascii="Univers LT 55" w:hAnsi="Univers LT 55"/>
                          <w:bCs/>
                          <w:color w:val="FFFFFF" w:themeColor="background1"/>
                          <w:sz w:val="28"/>
                          <w:szCs w:val="54"/>
                        </w:rPr>
                        <w:t>Fabrice</w:t>
                      </w:r>
                      <w:proofErr w:type="spellEnd"/>
                      <w:r w:rsidR="00F60A94" w:rsidRPr="00F33903">
                        <w:rPr>
                          <w:rFonts w:ascii="Univers LT 55" w:hAnsi="Univers LT 55"/>
                          <w:bCs/>
                          <w:color w:val="FFFFFF" w:themeColor="background1"/>
                          <w:sz w:val="28"/>
                          <w:szCs w:val="54"/>
                        </w:rPr>
                        <w:t xml:space="preserve"> </w:t>
                      </w:r>
                      <w:proofErr w:type="spellStart"/>
                      <w:r w:rsidR="00F60A94" w:rsidRPr="00F33903">
                        <w:rPr>
                          <w:rFonts w:ascii="Univers LT 55" w:hAnsi="Univers LT 55"/>
                          <w:bCs/>
                          <w:color w:val="FFFFFF" w:themeColor="background1"/>
                          <w:sz w:val="28"/>
                          <w:szCs w:val="54"/>
                        </w:rPr>
                        <w:t>Neyret</w:t>
                      </w:r>
                      <w:proofErr w:type="spellEnd"/>
                    </w:sdtContent>
                  </w:sdt>
                </w:p>
              </w:txbxContent>
            </v:textbox>
          </v:shape>
        </w:pict>
      </w:r>
    </w:p>
    <w:p w:rsidR="00DB1D62" w:rsidRDefault="00AC1734">
      <w:pPr>
        <w:spacing w:after="200" w:line="276" w:lineRule="auto"/>
        <w:jc w:val="left"/>
        <w:rPr>
          <w:rFonts w:ascii="Univers CE 45 Light" w:hAnsi="Univers CE 45 Light"/>
          <w:sz w:val="19"/>
          <w:szCs w:val="19"/>
        </w:rPr>
      </w:pPr>
      <w:r>
        <w:rPr>
          <w:rFonts w:ascii="Univers CE 45 Light" w:hAnsi="Univers CE 45 Light"/>
          <w:noProof/>
          <w:sz w:val="19"/>
          <w:szCs w:val="19"/>
          <w:lang w:val="fr-FR" w:eastAsia="fr-FR"/>
        </w:rPr>
        <w:pict>
          <v:shape id="Text Box 12" o:spid="_x0000_s1028" type="#_x0000_t202" style="position:absolute;margin-left:48.3pt;margin-top:723.8pt;width:135.75pt;height:14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" stroked="f">
            <v:textbox>
              <w:txbxContent>
                <w:p w:rsidR="00F60A94" w:rsidRPr="00BC28BB" w:rsidRDefault="00F60A94">
                  <w:pPr>
                    <w:rPr>
                      <w:rFonts w:ascii="Univers 57 Condensed" w:hAnsi="Univers 57 Condensed"/>
                      <w:b/>
                      <w:color w:val="C00000"/>
                      <w:sz w:val="21"/>
                      <w:szCs w:val="21"/>
                      <w:lang w:val="fr-FR"/>
                    </w:rPr>
                  </w:pPr>
                  <w:r w:rsidRPr="00BC28BB">
                    <w:rPr>
                      <w:rFonts w:ascii="Univers 57 Condensed" w:hAnsi="Univers 57 Condensed"/>
                      <w:b/>
                      <w:color w:val="C00000"/>
                      <w:sz w:val="21"/>
                      <w:szCs w:val="21"/>
                      <w:lang w:val="fr-FR"/>
                    </w:rPr>
                    <w:t xml:space="preserve">N° </w:t>
                  </w:r>
                  <w:sdt>
                    <w:sdtPr>
                      <w:rPr>
                        <w:rFonts w:ascii="Univers 57 Condensed" w:hAnsi="Univers 57 Condensed"/>
                        <w:b/>
                        <w:color w:val="C00000"/>
                        <w:sz w:val="21"/>
                        <w:szCs w:val="21"/>
                      </w:rPr>
                      <w:alias w:val="Numero"/>
                      <w:tag w:val="N°"/>
                      <w:id w:val="3485372"/>
                    </w:sdtPr>
                    <w:sdtContent>
                      <w:proofErr w:type="spellStart"/>
                      <w:r>
                        <w:rPr>
                          <w:rFonts w:ascii="Univers 57 Condensed" w:hAnsi="Univers 57 Condensed"/>
                          <w:b/>
                          <w:color w:val="C00000"/>
                          <w:sz w:val="21"/>
                          <w:szCs w:val="21"/>
                        </w:rPr>
                        <w:t>xxxx</w:t>
                      </w:r>
                      <w:proofErr w:type="spellEnd"/>
                    </w:sdtContent>
                  </w:sdt>
                </w:p>
                <w:p w:rsidR="00F60A94" w:rsidRPr="00BC28BB" w:rsidRDefault="00F60A94">
                  <w:pPr>
                    <w:rPr>
                      <w:rFonts w:ascii="Univers 57 Condensed" w:hAnsi="Univers 57 Condensed"/>
                      <w:color w:val="C00000"/>
                      <w:szCs w:val="21"/>
                      <w:lang w:val="fr-FR"/>
                    </w:rPr>
                  </w:pPr>
                  <w:r w:rsidRPr="00BC28BB">
                    <w:rPr>
                      <w:rFonts w:ascii="Univers 57 Condensed" w:hAnsi="Univers 57 Condensed"/>
                      <w:color w:val="C00000"/>
                      <w:sz w:val="21"/>
                      <w:szCs w:val="21"/>
                      <w:lang w:val="fr-FR"/>
                    </w:rPr>
                    <w:br/>
                  </w:r>
                  <w:sdt>
                    <w:sdtPr>
                      <w:rPr>
                        <w:rFonts w:ascii="Univers 57 Condensed" w:hAnsi="Univers 57 Condensed"/>
                        <w:color w:val="C00000"/>
                        <w:szCs w:val="21"/>
                      </w:rPr>
                      <w:alias w:val="Date"/>
                      <w:tag w:val="Date"/>
                      <w:id w:val="3485373"/>
                      <w:date w:fullDate="2014-01-13T00:00:00Z">
                        <w:dateFormat w:val="dd/MM/yyyy"/>
                        <w:lid w:val="fr-FR"/>
                        <w:storeMappedDataAs w:val="dateTime"/>
                        <w:calendar w:val="gregorian"/>
                      </w:date>
                    </w:sdtPr>
                    <w:sdtContent>
                      <w:r>
                        <w:rPr>
                          <w:rFonts w:ascii="Univers 57 Condensed" w:hAnsi="Univers 57 Condensed"/>
                          <w:color w:val="C00000"/>
                          <w:szCs w:val="21"/>
                          <w:lang w:val="fr-FR"/>
                        </w:rPr>
                        <w:t>13/01/2014</w:t>
                      </w:r>
                    </w:sdtContent>
                  </w:sdt>
                  <w:r w:rsidRPr="00BC28BB">
                    <w:rPr>
                      <w:rFonts w:ascii="Univers 57 Condensed" w:hAnsi="Univers 57 Condensed"/>
                      <w:color w:val="C00000"/>
                      <w:szCs w:val="21"/>
                      <w:lang w:val="fr-FR"/>
                    </w:rPr>
                    <w:t xml:space="preserve"> </w:t>
                  </w:r>
                </w:p>
                <w:p w:rsidR="00F60A94" w:rsidRPr="00BC28BB" w:rsidRDefault="00F60A94">
                  <w:pPr>
                    <w:rPr>
                      <w:rFonts w:ascii="Univers 57 Condensed" w:hAnsi="Univers 57 Condensed"/>
                      <w:color w:val="C00000"/>
                      <w:szCs w:val="21"/>
                      <w:lang w:val="fr-FR"/>
                    </w:rPr>
                  </w:pPr>
                  <w:r w:rsidRPr="00BC28BB">
                    <w:rPr>
                      <w:rFonts w:ascii="Univers 57 Condensed" w:hAnsi="Univers 57 Condensed"/>
                      <w:color w:val="C00000"/>
                      <w:szCs w:val="21"/>
                      <w:lang w:val="fr-FR"/>
                    </w:rPr>
                    <w:br/>
                    <w:t xml:space="preserve">Project-Team </w:t>
                  </w:r>
                  <w:sdt>
                    <w:sdtPr>
                      <w:rPr>
                        <w:rFonts w:ascii="Univers 57 Condensed" w:hAnsi="Univers 57 Condensed"/>
                        <w:color w:val="C00000"/>
                        <w:szCs w:val="21"/>
                      </w:rPr>
                      <w:alias w:val="Nom de l'équipe projet"/>
                      <w:tag w:val="Nom"/>
                      <w:id w:val="3485374"/>
                    </w:sdtPr>
                    <w:sdtContent>
                      <w:r>
                        <w:rPr>
                          <w:rFonts w:ascii="Univers 57 Condensed" w:hAnsi="Univers 57 Condensed"/>
                          <w:color w:val="C00000"/>
                          <w:szCs w:val="21"/>
                        </w:rPr>
                        <w:t>Maverick</w:t>
                      </w:r>
                    </w:sdtContent>
                  </w:sdt>
                </w:p>
              </w:txbxContent>
            </v:textbox>
          </v:shape>
        </w:pict>
      </w:r>
      <w:r w:rsidR="00DB1D62" w:rsidRPr="00094771">
        <w:rPr>
          <w:rFonts w:ascii="Univers CE 45 Light" w:hAnsi="Univers CE 45 Light"/>
          <w:sz w:val="19"/>
          <w:szCs w:val="19"/>
        </w:rPr>
        <w:br w:type="page"/>
      </w:r>
    </w:p>
    <w:p w:rsidR="00241F69" w:rsidRDefault="00241F69">
      <w:pPr>
        <w:spacing w:after="200" w:line="276" w:lineRule="auto"/>
        <w:jc w:val="left"/>
        <w:rPr>
          <w:rFonts w:ascii="Univers CE 45 Light" w:hAnsi="Univers CE 45 Light"/>
          <w:sz w:val="19"/>
          <w:szCs w:val="19"/>
        </w:rPr>
      </w:pPr>
      <w:r>
        <w:rPr>
          <w:rFonts w:ascii="Univers CE 45 Light" w:hAnsi="Univers CE 45 Light"/>
          <w:sz w:val="19"/>
          <w:szCs w:val="19"/>
        </w:rPr>
        <w:lastRenderedPageBreak/>
        <w:br w:type="page"/>
      </w: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Pr="00094771" w:rsidRDefault="0021444F">
      <w:pPr>
        <w:spacing w:after="200" w:line="276" w:lineRule="auto"/>
        <w:jc w:val="left"/>
        <w:rPr>
          <w:rFonts w:ascii="Univers CE 45 Light" w:hAnsi="Univers CE 45 Light"/>
          <w:sz w:val="19"/>
          <w:szCs w:val="19"/>
        </w:rPr>
      </w:pPr>
    </w:p>
    <w:sdt>
      <w:sdtPr>
        <w:rPr>
          <w:rFonts w:ascii="Univers CE 45 Light" w:hAnsi="Univers CE 45 Light"/>
          <w:b/>
          <w:sz w:val="24"/>
          <w:szCs w:val="19"/>
        </w:rPr>
        <w:alias w:val="Titre "/>
        <w:id w:val="3485517"/>
        <w:placeholder>
          <w:docPart w:val="078DE8EACDA34CAE90F953B66A8A0FDF"/>
        </w:placeholder>
        <w:dataBinding w:prefixMappings="xmlns:ns0='http://purl.org/dc/elements/1.1/' xmlns:ns1='http://schemas.openxmlformats.org/package/2006/metadata/core-properties' " w:xpath="/ns1:coreProperties[1]/ns0:title[1]" w:storeItemID="{6C3C8BC8-F283-45AE-878A-BAB7291924A1}"/>
        <w:text/>
      </w:sdtPr>
      <w:sdtContent>
        <w:p w:rsidR="00180D4F" w:rsidRPr="00AF7AB6" w:rsidRDefault="00C124CF" w:rsidP="00180D4F">
          <w:pPr>
            <w:jc w:val="center"/>
            <w:rPr>
              <w:rFonts w:ascii="Univers CE 45 Light" w:hAnsi="Univers CE 45 Light"/>
              <w:b/>
              <w:sz w:val="24"/>
              <w:szCs w:val="19"/>
            </w:rPr>
          </w:pPr>
          <w:proofErr w:type="spellStart"/>
          <w:r w:rsidRPr="00184ADD">
            <w:rPr>
              <w:rFonts w:ascii="Univers CE 45 Light" w:hAnsi="Univers CE 45 Light"/>
              <w:b/>
              <w:sz w:val="24"/>
              <w:szCs w:val="19"/>
            </w:rPr>
            <w:t>GigaVoxels</w:t>
          </w:r>
          <w:proofErr w:type="spellEnd"/>
          <w:r w:rsidRPr="00184ADD">
            <w:rPr>
              <w:rFonts w:ascii="Univers CE 45 Light" w:hAnsi="Univers CE 45 Light"/>
              <w:b/>
              <w:sz w:val="24"/>
              <w:szCs w:val="19"/>
            </w:rPr>
            <w:t>/</w:t>
          </w:r>
          <w:proofErr w:type="spellStart"/>
          <w:r w:rsidRPr="00184ADD">
            <w:rPr>
              <w:rFonts w:ascii="Univers CE 45 Light" w:hAnsi="Univers CE 45 Light"/>
              <w:b/>
              <w:sz w:val="24"/>
              <w:szCs w:val="19"/>
            </w:rPr>
            <w:t>GigaSpace</w:t>
          </w:r>
          <w:proofErr w:type="spellEnd"/>
        </w:p>
      </w:sdtContent>
    </w:sdt>
    <w:p w:rsidR="00180D4F" w:rsidRPr="00AF7AB6" w:rsidRDefault="00180D4F" w:rsidP="00180D4F">
      <w:pPr>
        <w:jc w:val="center"/>
        <w:rPr>
          <w:rStyle w:val="Titre1Car"/>
          <w:sz w:val="24"/>
          <w:szCs w:val="26"/>
        </w:rPr>
      </w:pPr>
    </w:p>
    <w:p w:rsidR="00180D4F" w:rsidRPr="00F32559" w:rsidRDefault="00AC1734" w:rsidP="00180D4F">
      <w:pPr>
        <w:jc w:val="center"/>
        <w:rPr>
          <w:rFonts w:ascii="Univers CE 45 Light" w:hAnsi="Univers CE 45 Light"/>
          <w:sz w:val="24"/>
          <w:szCs w:val="54"/>
        </w:rPr>
      </w:pPr>
      <w:sdt>
        <w:sdtPr>
          <w:rPr>
            <w:rFonts w:ascii="Univers CE 45 Light" w:eastAsiaTheme="majorEastAsia" w:hAnsi="Univers CE 45 Light" w:cstheme="majorBidi"/>
            <w:b/>
            <w:bCs/>
            <w:sz w:val="24"/>
            <w:szCs w:val="54"/>
            <w:lang w:val="fr-FR"/>
          </w:rPr>
          <w:alias w:val="Auteur1"/>
          <w:tag w:val="Auteur1"/>
          <w:id w:val="3485518"/>
          <w:placeholder>
            <w:docPart w:val="D5FC0228213A41CFA85EBDDE8C9062B2"/>
          </w:placeholder>
        </w:sdtPr>
        <w:sdtEndPr>
          <w:rPr>
            <w:bCs w:val="0"/>
          </w:rPr>
        </w:sdtEndPr>
        <w:sdtContent>
          <w:r w:rsidR="00AF7AB6" w:rsidRPr="00F32559">
            <w:rPr>
              <w:rFonts w:ascii="Univers CE 45 Light" w:eastAsiaTheme="majorEastAsia" w:hAnsi="Univers CE 45 Light" w:cstheme="majorBidi"/>
              <w:b/>
              <w:bCs/>
              <w:sz w:val="24"/>
              <w:szCs w:val="54"/>
            </w:rPr>
            <w:t xml:space="preserve">Pascal </w:t>
          </w:r>
          <w:proofErr w:type="spellStart"/>
          <w:r w:rsidR="00AF7AB6" w:rsidRPr="00F32559">
            <w:rPr>
              <w:rFonts w:ascii="Univers CE 45 Light" w:eastAsiaTheme="majorEastAsia" w:hAnsi="Univers CE 45 Light" w:cstheme="majorBidi"/>
              <w:b/>
              <w:bCs/>
              <w:sz w:val="24"/>
              <w:szCs w:val="54"/>
            </w:rPr>
            <w:t>Guehl</w:t>
          </w:r>
          <w:proofErr w:type="spellEnd"/>
        </w:sdtContent>
      </w:sdt>
      <w:bookmarkStart w:id="0" w:name="auteur1"/>
      <w:bookmarkEnd w:id="0"/>
      <w:r w:rsidR="008E77AC">
        <w:rPr>
          <w:rStyle w:val="Appelnotedebasdep"/>
          <w:rFonts w:ascii="Univers CE 45 Light" w:eastAsiaTheme="majorEastAsia" w:hAnsi="Univers CE 45 Light" w:cstheme="majorBidi"/>
          <w:b/>
          <w:bCs/>
          <w:sz w:val="24"/>
          <w:szCs w:val="54"/>
          <w:lang w:val="fr-FR"/>
        </w:rPr>
        <w:footnoteReference w:id="1"/>
      </w:r>
      <w:r w:rsidR="008E77AC" w:rsidRPr="00F32559">
        <w:rPr>
          <w:rFonts w:ascii="Univers CE 45 Light" w:eastAsiaTheme="majorEastAsia" w:hAnsi="Univers CE 45 Light" w:cstheme="majorBidi"/>
          <w:b/>
          <w:bCs/>
          <w:sz w:val="24"/>
          <w:szCs w:val="54"/>
        </w:rPr>
        <w:t xml:space="preserve"> </w:t>
      </w:r>
      <w:r w:rsidR="00180D4F" w:rsidRPr="00F32559">
        <w:rPr>
          <w:rFonts w:ascii="Univers CE 45 Light" w:hAnsi="Univers CE 45 Light"/>
          <w:sz w:val="24"/>
          <w:szCs w:val="54"/>
        </w:rPr>
        <w:t>,</w:t>
      </w:r>
      <w:r w:rsidR="00180D4F" w:rsidRPr="00F32559">
        <w:rPr>
          <w:rFonts w:ascii="Univers CE 45 Light" w:hAnsi="Univers CE 45 Light"/>
          <w:bCs/>
          <w:sz w:val="24"/>
          <w:szCs w:val="54"/>
        </w:rPr>
        <w:t xml:space="preserve"> </w:t>
      </w:r>
      <w:sdt>
        <w:sdtPr>
          <w:rPr>
            <w:rFonts w:ascii="Univers CE 45 Light" w:hAnsi="Univers CE 45 Light"/>
            <w:bCs/>
            <w:sz w:val="24"/>
            <w:szCs w:val="54"/>
            <w:lang w:val="fr-FR"/>
          </w:rPr>
          <w:alias w:val="Auteur2"/>
          <w:id w:val="3485519"/>
          <w:placeholder>
            <w:docPart w:val="FD6DD10CFEEC4D5B9EF7A25D73E16B65"/>
          </w:placeholder>
        </w:sdtPr>
        <w:sdtEndPr>
          <w:rPr>
            <w:bCs w:val="0"/>
          </w:rPr>
        </w:sdtEndPr>
        <w:sdtContent>
          <w:proofErr w:type="spellStart"/>
          <w:r w:rsidR="00AF7AB6" w:rsidRPr="00F32559">
            <w:rPr>
              <w:rFonts w:ascii="Univers CE 45 Light" w:hAnsi="Univers CE 45 Light"/>
              <w:bCs/>
              <w:sz w:val="24"/>
              <w:szCs w:val="54"/>
            </w:rPr>
            <w:t>Fabrice</w:t>
          </w:r>
          <w:proofErr w:type="spellEnd"/>
          <w:r w:rsidR="00AF7AB6" w:rsidRPr="00F32559">
            <w:rPr>
              <w:rFonts w:ascii="Univers CE 45 Light" w:hAnsi="Univers CE 45 Light"/>
              <w:bCs/>
              <w:sz w:val="24"/>
              <w:szCs w:val="54"/>
            </w:rPr>
            <w:t xml:space="preserve"> </w:t>
          </w:r>
          <w:proofErr w:type="spellStart"/>
          <w:r w:rsidR="00AF7AB6" w:rsidRPr="00F32559">
            <w:rPr>
              <w:rFonts w:ascii="Univers CE 45 Light" w:hAnsi="Univers CE 45 Light"/>
              <w:bCs/>
              <w:sz w:val="24"/>
              <w:szCs w:val="54"/>
            </w:rPr>
            <w:t>Neyret</w:t>
          </w:r>
          <w:proofErr w:type="spellEnd"/>
        </w:sdtContent>
      </w:sdt>
      <w:r w:rsidR="00180D4F" w:rsidRPr="00F32559">
        <w:rPr>
          <w:rFonts w:ascii="Univers CE 45 Light" w:hAnsi="Univers CE 45 Light"/>
          <w:sz w:val="24"/>
          <w:szCs w:val="54"/>
        </w:rPr>
        <w:t xml:space="preserve"> </w:t>
      </w:r>
      <w:r w:rsidR="008E77AC">
        <w:rPr>
          <w:rStyle w:val="Appelnotedebasdep"/>
          <w:rFonts w:ascii="Univers CE 45 Light" w:hAnsi="Univers CE 45 Light"/>
          <w:sz w:val="24"/>
          <w:szCs w:val="54"/>
          <w:lang w:val="fr-FR"/>
        </w:rPr>
        <w:footnoteReference w:id="2"/>
      </w:r>
    </w:p>
    <w:p w:rsidR="00180D4F" w:rsidRPr="00BC28BB" w:rsidRDefault="00180D4F" w:rsidP="00180D4F">
      <w:pPr>
        <w:jc w:val="center"/>
        <w:rPr>
          <w:rFonts w:ascii="Univers CE 45 Light" w:hAnsi="Univers CE 45 Light"/>
          <w:sz w:val="24"/>
          <w:szCs w:val="54"/>
        </w:rPr>
      </w:pPr>
      <w:r w:rsidRPr="00BC28BB">
        <w:rPr>
          <w:rFonts w:ascii="Univers CE 45 Light" w:hAnsi="Univers CE 45 Light"/>
          <w:sz w:val="24"/>
          <w:szCs w:val="54"/>
        </w:rPr>
        <w:t xml:space="preserve">Project-Teams </w:t>
      </w:r>
      <w:sdt>
        <w:sdtPr>
          <w:rPr>
            <w:rFonts w:ascii="Univers CE 45 Light" w:hAnsi="Univers CE 45 Light"/>
            <w:sz w:val="24"/>
            <w:szCs w:val="54"/>
            <w:lang w:val="fr-FR"/>
          </w:rPr>
          <w:alias w:val="Nom de l'équipe projet"/>
          <w:tag w:val="Nom"/>
          <w:id w:val="3485521"/>
          <w:placeholder>
            <w:docPart w:val="302A2B8F996D4263903AAE07D0D1E179"/>
          </w:placeholder>
        </w:sdtPr>
        <w:sdtContent>
          <w:r w:rsidR="00AF7AB6" w:rsidRPr="00AF7AB6">
            <w:rPr>
              <w:rFonts w:ascii="Univers CE 45 Light" w:hAnsi="Univers CE 45 Light"/>
              <w:sz w:val="24"/>
              <w:szCs w:val="54"/>
            </w:rPr>
            <w:t>Maverick</w:t>
          </w:r>
        </w:sdtContent>
      </w:sdt>
    </w:p>
    <w:p w:rsidR="00180D4F" w:rsidRPr="00BC28BB" w:rsidRDefault="00180D4F" w:rsidP="00180D4F">
      <w:pPr>
        <w:jc w:val="center"/>
        <w:rPr>
          <w:rFonts w:ascii="Univers CE 45 Light" w:hAnsi="Univers CE 45 Light"/>
          <w:sz w:val="24"/>
          <w:szCs w:val="54"/>
        </w:rPr>
      </w:pPr>
    </w:p>
    <w:p w:rsidR="00180D4F" w:rsidRPr="008F07E6" w:rsidRDefault="00672719" w:rsidP="00180D4F">
      <w:pPr>
        <w:jc w:val="center"/>
        <w:rPr>
          <w:rFonts w:ascii="Univers CE 45 Light" w:hAnsi="Univers CE 45 Light"/>
          <w:sz w:val="24"/>
          <w:szCs w:val="54"/>
          <w:lang w:val="fr-FR"/>
        </w:rPr>
      </w:pPr>
      <w:proofErr w:type="spellStart"/>
      <w:r w:rsidRPr="008F07E6">
        <w:rPr>
          <w:rFonts w:ascii="Univers CE 45 Light" w:hAnsi="Univers CE 45 Light"/>
          <w:sz w:val="24"/>
          <w:szCs w:val="54"/>
          <w:lang w:val="fr-FR"/>
        </w:rPr>
        <w:t>Technical</w:t>
      </w:r>
      <w:proofErr w:type="spellEnd"/>
      <w:r w:rsidRPr="008F07E6">
        <w:rPr>
          <w:rFonts w:ascii="Univers CE 45 Light" w:hAnsi="Univers CE 45 Light"/>
          <w:sz w:val="24"/>
          <w:szCs w:val="54"/>
          <w:lang w:val="fr-FR"/>
        </w:rPr>
        <w:t xml:space="preserve"> </w:t>
      </w:r>
      <w:r w:rsidR="00180D4F" w:rsidRPr="008F07E6">
        <w:rPr>
          <w:rFonts w:ascii="Univers CE 45 Light" w:hAnsi="Univers CE 45 Light"/>
          <w:sz w:val="24"/>
          <w:szCs w:val="54"/>
          <w:lang w:val="fr-FR"/>
        </w:rPr>
        <w:t xml:space="preserve">Report </w:t>
      </w:r>
      <w:r w:rsidR="00180D4F" w:rsidRPr="008F07E6">
        <w:rPr>
          <w:rFonts w:ascii="Univers 57 Condensed" w:hAnsi="Univers 57 Condensed"/>
          <w:sz w:val="21"/>
          <w:szCs w:val="21"/>
          <w:lang w:val="fr-FR"/>
        </w:rPr>
        <w:t xml:space="preserve"> N° </w:t>
      </w:r>
      <w:sdt>
        <w:sdtPr>
          <w:rPr>
            <w:rFonts w:ascii="Univers 57 Condensed" w:hAnsi="Univers 57 Condensed"/>
            <w:sz w:val="21"/>
            <w:szCs w:val="21"/>
          </w:rPr>
          <w:alias w:val="Numero"/>
          <w:tag w:val="N°"/>
          <w:id w:val="3485522"/>
          <w:placeholder>
            <w:docPart w:val="F7B51C9DD6E443FB9DAFAFACA8AADD0F"/>
          </w:placeholder>
        </w:sdtPr>
        <w:sdtContent>
          <w:proofErr w:type="spellStart"/>
          <w:r w:rsidR="008F07E6" w:rsidRPr="008F07E6">
            <w:rPr>
              <w:rFonts w:ascii="Univers 57 Condensed" w:hAnsi="Univers 57 Condensed"/>
              <w:sz w:val="21"/>
              <w:szCs w:val="21"/>
              <w:lang w:val="fr-FR"/>
            </w:rPr>
            <w:t>x</w:t>
          </w:r>
          <w:r w:rsidR="008F07E6">
            <w:rPr>
              <w:rFonts w:ascii="Univers 57 Condensed" w:hAnsi="Univers 57 Condensed"/>
              <w:sz w:val="21"/>
              <w:szCs w:val="21"/>
              <w:lang w:val="fr-FR"/>
            </w:rPr>
            <w:t>xxx</w:t>
          </w:r>
          <w:proofErr w:type="spellEnd"/>
        </w:sdtContent>
      </w:sdt>
      <w:r w:rsidR="00180D4F" w:rsidRPr="008F07E6">
        <w:rPr>
          <w:rFonts w:ascii="Univers CE 45 Light" w:hAnsi="Univers CE 45 Light"/>
          <w:sz w:val="24"/>
          <w:szCs w:val="54"/>
          <w:lang w:val="fr-FR"/>
        </w:rPr>
        <w:t xml:space="preserve"> — </w:t>
      </w:r>
      <w:sdt>
        <w:sdtPr>
          <w:rPr>
            <w:rFonts w:ascii="Univers 57 Condensed" w:hAnsi="Univers 57 Condensed"/>
            <w:szCs w:val="21"/>
          </w:rPr>
          <w:alias w:val="Date"/>
          <w:tag w:val="Date"/>
          <w:id w:val="3485523"/>
          <w:placeholder>
            <w:docPart w:val="5995C62859FB4866AFF561E3159EADC2"/>
          </w:placeholder>
          <w:date>
            <w:dateFormat w:val="dd/MM/yyyy"/>
            <w:lid w:val="fr-FR"/>
            <w:storeMappedDataAs w:val="dateTime"/>
            <w:calendar w:val="gregorian"/>
          </w:date>
        </w:sdtPr>
        <w:sdtContent>
          <w:r w:rsidR="00C124CF">
            <w:rPr>
              <w:rFonts w:ascii="Univers 57 Condensed" w:hAnsi="Univers 57 Condensed"/>
              <w:szCs w:val="21"/>
              <w:lang w:val="fr-FR"/>
            </w:rPr>
            <w:t>13/01/2002014</w:t>
          </w:r>
        </w:sdtContent>
      </w:sdt>
      <w:r w:rsidR="00180D4F" w:rsidRPr="008F07E6">
        <w:rPr>
          <w:rFonts w:ascii="Univers CE 45 Light" w:hAnsi="Univers CE 45 Light"/>
          <w:sz w:val="24"/>
          <w:szCs w:val="54"/>
          <w:lang w:val="fr-FR"/>
        </w:rPr>
        <w:t xml:space="preserve"> —</w:t>
      </w:r>
      <w:sdt>
        <w:sdtPr>
          <w:rPr>
            <w:rFonts w:ascii="Univers CE 45 Light" w:hAnsi="Univers CE 45 Light"/>
            <w:sz w:val="24"/>
            <w:szCs w:val="54"/>
            <w:lang w:val="fr-FR"/>
          </w:rPr>
          <w:alias w:val="Nbre de pages"/>
          <w:tag w:val="Nbre de pages"/>
          <w:id w:val="3485524"/>
          <w:placeholder>
            <w:docPart w:val="CB22DE24F109488DAE7854B38BE4B33A"/>
          </w:placeholder>
        </w:sdtPr>
        <w:sdtContent>
          <w:r w:rsidR="008F07E6">
            <w:rPr>
              <w:rFonts w:ascii="Univers CE 45 Light" w:hAnsi="Univers CE 45 Light"/>
              <w:sz w:val="24"/>
              <w:szCs w:val="54"/>
              <w:lang w:val="fr-FR"/>
            </w:rPr>
            <w:t>14</w:t>
          </w:r>
        </w:sdtContent>
      </w:sdt>
      <w:r w:rsidR="00180D4F" w:rsidRPr="008F07E6">
        <w:rPr>
          <w:rFonts w:ascii="Univers CE 45 Light" w:hAnsi="Univers CE 45 Light"/>
          <w:sz w:val="24"/>
          <w:szCs w:val="54"/>
          <w:lang w:val="fr-FR"/>
        </w:rPr>
        <w:t xml:space="preserve"> pages.</w:t>
      </w:r>
    </w:p>
    <w:p w:rsidR="0021444F" w:rsidRPr="008F07E6" w:rsidRDefault="0021444F" w:rsidP="00180D4F">
      <w:pPr>
        <w:jc w:val="center"/>
        <w:rPr>
          <w:rFonts w:ascii="Univers CE 45 Light" w:hAnsi="Univers CE 45 Light"/>
          <w:sz w:val="24"/>
          <w:szCs w:val="54"/>
          <w:lang w:val="fr-FR"/>
        </w:rPr>
      </w:pPr>
    </w:p>
    <w:p w:rsidR="00E52621" w:rsidRPr="008F07E6" w:rsidRDefault="00E52621" w:rsidP="00E52621">
      <w:pPr>
        <w:ind w:left="993"/>
        <w:rPr>
          <w:rFonts w:ascii="Univers 55" w:hAnsi="Univers 55"/>
          <w:b/>
          <w:sz w:val="19"/>
          <w:szCs w:val="19"/>
          <w:lang w:val="fr-FR"/>
        </w:rPr>
      </w:pPr>
    </w:p>
    <w:p w:rsidR="0021444F" w:rsidRPr="00F9461D" w:rsidRDefault="0021444F" w:rsidP="00E52621">
      <w:pPr>
        <w:ind w:left="993"/>
        <w:rPr>
          <w:rFonts w:ascii="Univers 55" w:hAnsi="Univers 55"/>
          <w:sz w:val="19"/>
          <w:szCs w:val="19"/>
        </w:rPr>
      </w:pPr>
      <w:r w:rsidRPr="00F9461D">
        <w:rPr>
          <w:rFonts w:ascii="Univers 55" w:hAnsi="Univers 55"/>
          <w:b/>
          <w:sz w:val="19"/>
          <w:szCs w:val="19"/>
        </w:rPr>
        <w:t>Abstract:</w:t>
      </w:r>
      <w:r w:rsidRPr="00F9461D">
        <w:rPr>
          <w:rFonts w:ascii="Univers 55" w:hAnsi="Univers 55"/>
          <w:sz w:val="19"/>
          <w:szCs w:val="19"/>
        </w:rPr>
        <w:t xml:space="preserve">  </w:t>
      </w:r>
      <w:proofErr w:type="gramStart"/>
      <w:r w:rsidR="00F9461D" w:rsidRPr="00F9461D">
        <w:rPr>
          <w:rFonts w:ascii="Univers 55" w:hAnsi="Univers 55"/>
          <w:sz w:val="19"/>
          <w:szCs w:val="19"/>
        </w:rPr>
        <w:t>This the</w:t>
      </w:r>
      <w:proofErr w:type="gramEnd"/>
      <w:r w:rsidR="00F9461D" w:rsidRPr="00F9461D">
        <w:rPr>
          <w:rFonts w:ascii="Univers 55" w:hAnsi="Univers 55"/>
          <w:sz w:val="19"/>
          <w:szCs w:val="19"/>
        </w:rPr>
        <w:t xml:space="preserve"> </w:t>
      </w:r>
      <w:r w:rsidR="00C34342">
        <w:rPr>
          <w:rFonts w:ascii="Univers 55" w:hAnsi="Univers 55"/>
          <w:sz w:val="19"/>
          <w:szCs w:val="19"/>
        </w:rPr>
        <w:t>work done during the RTIGE ANR</w:t>
      </w:r>
      <w:r w:rsidR="00F9461D" w:rsidRPr="00F9461D">
        <w:rPr>
          <w:rFonts w:ascii="Univers 55" w:hAnsi="Univers 55"/>
          <w:sz w:val="19"/>
          <w:szCs w:val="19"/>
        </w:rPr>
        <w:t>.</w:t>
      </w: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BC28BB" w:rsidRDefault="0021444F" w:rsidP="00E52621">
      <w:pPr>
        <w:spacing w:before="120"/>
        <w:ind w:left="993"/>
        <w:rPr>
          <w:rFonts w:ascii="Univers 55" w:hAnsi="Univers 55"/>
          <w:sz w:val="19"/>
          <w:szCs w:val="19"/>
          <w:lang w:val="fr-FR"/>
        </w:rPr>
      </w:pPr>
      <w:proofErr w:type="spellStart"/>
      <w:r w:rsidRPr="00BC28BB">
        <w:rPr>
          <w:rFonts w:ascii="Univers 55" w:hAnsi="Univers 55"/>
          <w:b/>
          <w:sz w:val="19"/>
          <w:szCs w:val="19"/>
          <w:lang w:val="fr-FR"/>
        </w:rPr>
        <w:t>Key-words</w:t>
      </w:r>
      <w:proofErr w:type="spellEnd"/>
      <w:r w:rsidRPr="00BC28BB">
        <w:rPr>
          <w:rFonts w:ascii="Univers 55" w:hAnsi="Univers 55"/>
          <w:b/>
          <w:sz w:val="19"/>
          <w:szCs w:val="19"/>
          <w:lang w:val="fr-FR"/>
        </w:rPr>
        <w:t>:</w:t>
      </w:r>
      <w:r w:rsidRPr="00BC28BB">
        <w:rPr>
          <w:rFonts w:ascii="Univers 55" w:hAnsi="Univers 55"/>
          <w:sz w:val="19"/>
          <w:szCs w:val="19"/>
          <w:lang w:val="fr-FR"/>
        </w:rPr>
        <w:t xml:space="preserve"> insérez ici les mots-clés en anglais</w:t>
      </w:r>
    </w:p>
    <w:p w:rsidR="0021444F" w:rsidRPr="00BC28BB" w:rsidRDefault="0021444F" w:rsidP="00E52621">
      <w:pPr>
        <w:ind w:left="993"/>
        <w:jc w:val="center"/>
        <w:rPr>
          <w:rFonts w:ascii="Univers 55" w:hAnsi="Univers 55"/>
          <w:sz w:val="19"/>
          <w:szCs w:val="19"/>
          <w:lang w:val="fr-FR"/>
        </w:rPr>
      </w:pPr>
    </w:p>
    <w:p w:rsidR="002808DA" w:rsidRPr="00BC28BB" w:rsidRDefault="001D6E6C" w:rsidP="00E52621">
      <w:pPr>
        <w:ind w:left="993"/>
        <w:rPr>
          <w:rStyle w:val="Appelnotedebasdep"/>
          <w:lang w:val="fr-FR"/>
        </w:rPr>
        <w:sectPr w:rsidR="002808DA" w:rsidRPr="00BC28BB" w:rsidSect="00CB68FD">
          <w:headerReference w:type="even" r:id="rId10"/>
          <w:footerReference w:type="even" r:id="rId11"/>
          <w:headerReference w:type="first" r:id="rId12"/>
          <w:pgSz w:w="11906" w:h="16838" w:code="9"/>
          <w:pgMar w:top="0" w:right="0" w:bottom="2410" w:left="0" w:header="0" w:footer="0" w:gutter="0"/>
          <w:cols w:space="708"/>
          <w:docGrid w:linePitch="360"/>
        </w:sectPr>
      </w:pPr>
      <w:r>
        <w:rPr>
          <w:rFonts w:ascii="Univers CE 45 Light" w:hAnsi="Univers CE 45 Light"/>
          <w:noProof/>
          <w:sz w:val="19"/>
          <w:szCs w:val="19"/>
          <w:lang w:val="fr-FR" w:eastAsia="fr-FR"/>
        </w:rPr>
        <w:drawing>
          <wp:anchor distT="0" distB="0" distL="114300" distR="114300" simplePos="0" relativeHeight="251662334" behindDoc="1" locked="1" layoutInCell="1" allowOverlap="0">
            <wp:simplePos x="0" y="0"/>
            <wp:positionH relativeFrom="page">
              <wp:posOffset>123825</wp:posOffset>
            </wp:positionH>
            <wp:positionV relativeFrom="page">
              <wp:posOffset>31115</wp:posOffset>
            </wp:positionV>
            <wp:extent cx="7555230" cy="10687050"/>
            <wp:effectExtent l="0" t="0" r="7620" b="0"/>
            <wp:wrapNone/>
            <wp:docPr id="5" name="Image 4" descr="Cr Re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 Rennes.jpg"/>
                    <pic:cNvPicPr/>
                  </pic:nvPicPr>
                  <pic:blipFill>
                    <a:blip r:embed="rId13" cstate="print"/>
                    <a:stretch>
                      <a:fillRect/>
                    </a:stretch>
                  </pic:blipFill>
                  <pic:spPr>
                    <a:xfrm>
                      <a:off x="0" y="0"/>
                      <a:ext cx="7555230" cy="10687050"/>
                    </a:xfrm>
                    <a:prstGeom prst="rect">
                      <a:avLst/>
                    </a:prstGeom>
                  </pic:spPr>
                </pic:pic>
              </a:graphicData>
            </a:graphic>
          </wp:anchor>
        </w:drawing>
      </w:r>
    </w:p>
    <w:p w:rsidR="009C16DD" w:rsidRPr="00094771" w:rsidRDefault="00DA0E58" w:rsidP="009C16DD">
      <w:pPr>
        <w:jc w:val="center"/>
        <w:rPr>
          <w:rFonts w:ascii="Univers CE 45 Light" w:eastAsiaTheme="minorHAnsi" w:hAnsi="Univers CE 45 Light" w:cs="Arial"/>
          <w:color w:val="29404A"/>
          <w:sz w:val="23"/>
          <w:szCs w:val="23"/>
          <w:lang w:val="fr-FR"/>
        </w:rPr>
      </w:pPr>
      <w:r>
        <w:rPr>
          <w:rFonts w:ascii="Univers CE 45 Light" w:eastAsiaTheme="minorHAnsi" w:hAnsi="Univers CE 45 Light" w:cs="CMBX12"/>
          <w:color w:val="000000"/>
          <w:sz w:val="28"/>
          <w:szCs w:val="28"/>
          <w:lang w:val="fr-FR"/>
        </w:rPr>
        <w:lastRenderedPageBreak/>
        <w:t xml:space="preserve"> </w:t>
      </w:r>
    </w:p>
    <w:p w:rsidR="00D561C0" w:rsidRPr="00016A2C" w:rsidRDefault="00AC1734" w:rsidP="00D561C0">
      <w:pPr>
        <w:ind w:left="567"/>
        <w:jc w:val="center"/>
        <w:rPr>
          <w:rFonts w:ascii="Univers CE 45 Light" w:hAnsi="Univers CE 45 Light"/>
          <w:b/>
          <w:sz w:val="24"/>
          <w:szCs w:val="19"/>
        </w:rPr>
      </w:pPr>
      <w:r w:rsidRPr="00AC1734">
        <w:rPr>
          <w:rFonts w:ascii="Univers CE 45 Light" w:eastAsiaTheme="minorHAnsi" w:hAnsi="Univers CE 45 Light" w:cs="CMBX12"/>
          <w:noProof/>
          <w:color w:val="000000"/>
          <w:sz w:val="28"/>
          <w:szCs w:val="28"/>
          <w:lang w:val="fr-FR" w:eastAsia="fr-FR"/>
        </w:rPr>
        <w:pict>
          <v:shape id="Text Box 14" o:spid="_x0000_s1029" type="#_x0000_t202" style="position:absolute;left:0;text-align:left;margin-left:39pt;margin-top:121.8pt;width:506.05pt;height:54.7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" strokecolor="white [3212]">
            <v:textbox>
              <w:txbxContent>
                <w:p w:rsidR="00F60A94" w:rsidRPr="00503478" w:rsidRDefault="00F60A94" w:rsidP="00DA0E58">
                  <w:pPr>
                    <w:jc w:val="center"/>
                    <w:rPr>
                      <w:rStyle w:val="Titre1Car"/>
                      <w:sz w:val="24"/>
                      <w:szCs w:val="26"/>
                    </w:rPr>
                  </w:pPr>
                </w:p>
                <w:p w:rsidR="00F60A94" w:rsidRPr="000B4C11" w:rsidRDefault="00F60A94" w:rsidP="00DA0E58">
                  <w:pPr>
                    <w:jc w:val="center"/>
                    <w:rPr>
                      <w:rFonts w:ascii="Univers 55" w:hAnsi="Univers 55"/>
                      <w:sz w:val="19"/>
                      <w:szCs w:val="19"/>
                    </w:rPr>
                  </w:pPr>
                  <w:r>
                    <w:rPr>
                      <w:rFonts w:ascii="Univers CE 45 Light" w:hAnsi="Univers CE 45 Light"/>
                      <w:bCs/>
                      <w:sz w:val="24"/>
                      <w:szCs w:val="54"/>
                      <w:lang w:val="fr-FR"/>
                    </w:rPr>
                    <w:t xml:space="preserve"> </w:t>
                  </w:r>
                </w:p>
                <w:p w:rsidR="00F60A94" w:rsidRPr="00094771" w:rsidRDefault="00F60A94" w:rsidP="00DA0E58">
                  <w:pPr>
                    <w:rPr>
                      <w:sz w:val="19"/>
                      <w:szCs w:val="19"/>
                    </w:rPr>
                  </w:pPr>
                </w:p>
              </w:txbxContent>
            </v:textbox>
          </v:shape>
        </w:pict>
      </w:r>
      <w:sdt>
        <w:sdtPr>
          <w:rPr>
            <w:rFonts w:ascii="Univers CE 45 Light" w:hAnsi="Univers CE 45 Light"/>
            <w:b/>
            <w:sz w:val="24"/>
            <w:szCs w:val="19"/>
          </w:rPr>
          <w:alias w:val="Titre "/>
          <w:id w:val="3485556"/>
          <w:placeholder>
            <w:docPart w:val="98BE4B067DE24494950D5D8984F6BEF4"/>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C124CF" w:rsidRPr="00016A2C">
            <w:rPr>
              <w:rFonts w:ascii="Univers CE 45 Light" w:hAnsi="Univers CE 45 Light"/>
              <w:b/>
              <w:sz w:val="24"/>
              <w:szCs w:val="19"/>
            </w:rPr>
            <w:t>GigaVoxels</w:t>
          </w:r>
          <w:proofErr w:type="spellEnd"/>
          <w:r w:rsidR="00C124CF" w:rsidRPr="00016A2C">
            <w:rPr>
              <w:rFonts w:ascii="Univers CE 45 Light" w:hAnsi="Univers CE 45 Light"/>
              <w:b/>
              <w:sz w:val="24"/>
              <w:szCs w:val="19"/>
            </w:rPr>
            <w:t>/</w:t>
          </w:r>
          <w:proofErr w:type="spellStart"/>
          <w:r w:rsidR="00C124CF" w:rsidRPr="00016A2C">
            <w:rPr>
              <w:rFonts w:ascii="Univers CE 45 Light" w:hAnsi="Univers CE 45 Light"/>
              <w:b/>
              <w:sz w:val="24"/>
              <w:szCs w:val="19"/>
            </w:rPr>
            <w:t>GigaSpace</w:t>
          </w:r>
          <w:proofErr w:type="spellEnd"/>
        </w:sdtContent>
      </w:sdt>
    </w:p>
    <w:p w:rsidR="00DA0E58" w:rsidRPr="00016A2C" w:rsidRDefault="00DA0E58" w:rsidP="00D561C0">
      <w:pPr>
        <w:spacing w:after="200" w:line="276" w:lineRule="auto"/>
        <w:ind w:left="567"/>
        <w:jc w:val="left"/>
        <w:rPr>
          <w:rFonts w:ascii="Univers CE 45 Light" w:eastAsiaTheme="minorHAnsi" w:hAnsi="Univers CE 45 Light" w:cs="Arial"/>
          <w:color w:val="29404A"/>
          <w:sz w:val="23"/>
          <w:szCs w:val="23"/>
        </w:rPr>
      </w:pPr>
    </w:p>
    <w:p w:rsidR="00D561C0" w:rsidRPr="00016A2C" w:rsidRDefault="00D561C0" w:rsidP="00D561C0">
      <w:pPr>
        <w:ind w:left="567"/>
        <w:rPr>
          <w:rFonts w:ascii="Univers 55" w:hAnsi="Univers 55"/>
          <w:sz w:val="19"/>
          <w:szCs w:val="19"/>
        </w:rPr>
      </w:pPr>
      <w:proofErr w:type="gramStart"/>
      <w:r w:rsidRPr="00016A2C">
        <w:rPr>
          <w:rFonts w:ascii="Univers 55" w:hAnsi="Univers 55"/>
          <w:b/>
          <w:sz w:val="19"/>
          <w:szCs w:val="19"/>
        </w:rPr>
        <w:t>Résumé :</w:t>
      </w:r>
      <w:proofErr w:type="gramEnd"/>
      <w:r w:rsidRPr="00016A2C">
        <w:rPr>
          <w:rFonts w:ascii="Univers 55" w:hAnsi="Univers 55"/>
          <w:sz w:val="19"/>
          <w:szCs w:val="19"/>
        </w:rPr>
        <w:t xml:space="preserve">  </w:t>
      </w:r>
      <w:sdt>
        <w:sdtPr>
          <w:rPr>
            <w:rFonts w:ascii="Univers 55" w:hAnsi="Univers 55"/>
            <w:sz w:val="19"/>
            <w:szCs w:val="19"/>
          </w:rPr>
          <w:alias w:val="Résumé"/>
          <w:id w:val="3485649"/>
          <w:placeholder>
            <w:docPart w:val="2E7337D571E34048960E33784E0F44E6"/>
          </w:placeholder>
          <w:dataBinding w:prefixMappings="xmlns:ns0='http://schemas.microsoft.com/office/2006/coverPageProps' " w:xpath="/ns0:CoverPageProperties[1]/ns0:Abstract[1]" w:storeItemID="{55AF091B-3C7A-41E3-B477-F2FDAA23CFDA}"/>
          <w:text/>
        </w:sdtPr>
        <w:sdtContent>
          <w:r w:rsidR="00C124CF" w:rsidRPr="00016A2C">
            <w:rPr>
              <w:rFonts w:ascii="Univers 55" w:hAnsi="Univers 55"/>
              <w:sz w:val="19"/>
              <w:szCs w:val="19"/>
            </w:rPr>
            <w:t xml:space="preserve">Benchmark report and analysis of using device function pointers in CUDA kernels to be able to customize the </w:t>
          </w:r>
          <w:proofErr w:type="spellStart"/>
          <w:r w:rsidR="00C124CF" w:rsidRPr="00016A2C">
            <w:rPr>
              <w:rFonts w:ascii="Univers 55" w:hAnsi="Univers 55"/>
              <w:sz w:val="19"/>
              <w:szCs w:val="19"/>
            </w:rPr>
            <w:t>GigaVoxels</w:t>
          </w:r>
          <w:proofErr w:type="spellEnd"/>
          <w:r w:rsidR="00C124CF" w:rsidRPr="00016A2C">
            <w:rPr>
              <w:rFonts w:ascii="Univers 55" w:hAnsi="Univers 55"/>
              <w:sz w:val="19"/>
              <w:szCs w:val="19"/>
            </w:rPr>
            <w:t>/</w:t>
          </w:r>
          <w:proofErr w:type="spellStart"/>
          <w:r w:rsidR="00C124CF" w:rsidRPr="00016A2C">
            <w:rPr>
              <w:rFonts w:ascii="Univers 55" w:hAnsi="Univers 55"/>
              <w:sz w:val="19"/>
              <w:szCs w:val="19"/>
            </w:rPr>
            <w:t>GigaSpace</w:t>
          </w:r>
          <w:proofErr w:type="spellEnd"/>
          <w:r w:rsidR="00C124CF" w:rsidRPr="00016A2C">
            <w:rPr>
              <w:rFonts w:ascii="Univers 55" w:hAnsi="Univers 55"/>
              <w:sz w:val="19"/>
              <w:szCs w:val="19"/>
            </w:rPr>
            <w:t xml:space="preserve"> API.</w:t>
          </w:r>
        </w:sdtContent>
      </w:sdt>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241F69" w:rsidRPr="00BC28BB" w:rsidRDefault="00D561C0" w:rsidP="005313A7">
      <w:pPr>
        <w:spacing w:before="120"/>
        <w:ind w:left="426"/>
        <w:rPr>
          <w:rFonts w:ascii="Univers 55" w:hAnsi="Univers 55"/>
          <w:sz w:val="19"/>
          <w:szCs w:val="19"/>
          <w:lang w:val="fr-FR"/>
        </w:rPr>
      </w:pPr>
      <w:r w:rsidRPr="00BC28BB">
        <w:rPr>
          <w:rFonts w:ascii="Univers 55" w:hAnsi="Univers 55"/>
          <w:b/>
          <w:sz w:val="19"/>
          <w:szCs w:val="19"/>
          <w:lang w:val="fr-FR"/>
        </w:rPr>
        <w:t>Mots clés :</w:t>
      </w:r>
      <w:r w:rsidR="00241F69" w:rsidRPr="00BC28BB">
        <w:rPr>
          <w:rFonts w:ascii="Univers 55" w:hAnsi="Univers 55"/>
          <w:sz w:val="19"/>
          <w:szCs w:val="19"/>
          <w:lang w:val="fr-FR"/>
        </w:rPr>
        <w:t xml:space="preserve"> insérez ici les mots-clés en </w:t>
      </w:r>
      <w:r w:rsidR="005313A7" w:rsidRPr="00BC28BB">
        <w:rPr>
          <w:rFonts w:ascii="Univers 55" w:hAnsi="Univers 55"/>
          <w:sz w:val="19"/>
          <w:szCs w:val="19"/>
          <w:lang w:val="fr-FR"/>
        </w:rPr>
        <w:t>français</w:t>
      </w:r>
    </w:p>
    <w:p w:rsidR="00D561C0" w:rsidRDefault="00D561C0" w:rsidP="005313A7">
      <w:pPr>
        <w:spacing w:after="200" w:line="276" w:lineRule="auto"/>
        <w:ind w:left="426"/>
        <w:jc w:val="left"/>
        <w:rPr>
          <w:rFonts w:ascii="Univers CE 45 Light" w:eastAsiaTheme="minorHAnsi" w:hAnsi="Univers CE 45 Light" w:cs="Arial"/>
          <w:color w:val="29404A"/>
          <w:sz w:val="23"/>
          <w:szCs w:val="23"/>
          <w:lang w:val="fr-FR"/>
        </w:rPr>
        <w:sectPr w:rsidR="00D561C0" w:rsidSect="00D561C0">
          <w:headerReference w:type="default" r:id="rId14"/>
          <w:headerReference w:type="first" r:id="rId15"/>
          <w:pgSz w:w="11906" w:h="16838"/>
          <w:pgMar w:top="2552" w:right="1133" w:bottom="244" w:left="249" w:header="0" w:footer="0" w:gutter="0"/>
          <w:cols w:space="708"/>
          <w:titlePg/>
          <w:docGrid w:linePitch="360"/>
        </w:sectPr>
      </w:pPr>
    </w:p>
    <w:p w:rsidR="009C16DD" w:rsidRPr="00905E3B" w:rsidRDefault="00892AEA">
      <w:pPr>
        <w:spacing w:after="200" w:line="276" w:lineRule="auto"/>
        <w:jc w:val="left"/>
        <w:rPr>
          <w:rFonts w:ascii="Univers CE 45 Light" w:eastAsiaTheme="minorHAnsi" w:hAnsi="Univers CE 45 Light" w:cs="Arial"/>
          <w:b/>
          <w:color w:val="29404A"/>
          <w:sz w:val="23"/>
          <w:szCs w:val="23"/>
          <w:lang w:val="fr-FR"/>
        </w:rPr>
      </w:pPr>
      <w:r>
        <w:rPr>
          <w:rFonts w:ascii="Univers CE 45 Light" w:eastAsiaTheme="minorHAnsi" w:hAnsi="Univers CE 45 Light" w:cs="Arial"/>
          <w:b/>
          <w:color w:val="29404A"/>
          <w:sz w:val="23"/>
          <w:szCs w:val="23"/>
          <w:lang w:val="fr-FR"/>
        </w:rPr>
        <w:lastRenderedPageBreak/>
        <w:t xml:space="preserve"> </w:t>
      </w:r>
    </w:p>
    <w:p w:rsidR="00892AEA" w:rsidRDefault="00892AEA">
      <w:pPr>
        <w:spacing w:after="200" w:line="276" w:lineRule="auto"/>
        <w:jc w:val="left"/>
        <w:rPr>
          <w:rFonts w:ascii="Univers CE 45 Light" w:hAnsi="Univers CE 45 Light"/>
          <w:lang w:val="fr-FR"/>
        </w:rPr>
      </w:pPr>
    </w:p>
    <w:p w:rsidR="00892AEA" w:rsidRDefault="00892AEA">
      <w:pPr>
        <w:spacing w:after="200" w:line="276" w:lineRule="auto"/>
        <w:jc w:val="left"/>
        <w:rPr>
          <w:rFonts w:ascii="Univers CE 45 Light" w:hAnsi="Univers CE 45 Light"/>
          <w:lang w:val="fr-FR"/>
        </w:rPr>
      </w:pPr>
    </w:p>
    <w:sdt>
      <w:sdtPr>
        <w:rPr>
          <w:rFonts w:ascii="Univers CE 45 Light" w:hAnsi="Univers CE 45 Light"/>
          <w:lang w:val="fr-FR"/>
        </w:rPr>
        <w:id w:val="3485641"/>
        <w:docPartObj>
          <w:docPartGallery w:val="Table of Contents"/>
          <w:docPartUnique/>
        </w:docPartObj>
      </w:sdtPr>
      <w:sdtContent>
        <w:p w:rsidR="00CA595E" w:rsidRDefault="00AC1734">
          <w:pPr>
            <w:pStyle w:val="TM1"/>
            <w:rPr>
              <w:rFonts w:asciiTheme="minorHAnsi" w:eastAsiaTheme="minorEastAsia" w:hAnsiTheme="minorHAnsi" w:cstheme="minorBidi"/>
              <w:noProof/>
              <w:sz w:val="22"/>
              <w:szCs w:val="22"/>
              <w:lang w:val="fr-FR" w:eastAsia="fr-FR"/>
            </w:rPr>
          </w:pPr>
          <w:r w:rsidRPr="00892AEA">
            <w:rPr>
              <w:rFonts w:ascii="Univers CE 45 Light" w:hAnsi="Univers CE 45 Light"/>
              <w:lang w:val="fr-FR"/>
            </w:rPr>
            <w:fldChar w:fldCharType="begin"/>
          </w:r>
          <w:r w:rsidR="00892AEA" w:rsidRPr="00892AEA">
            <w:rPr>
              <w:rFonts w:ascii="Univers CE 45 Light" w:hAnsi="Univers CE 45 Light"/>
              <w:lang w:val="fr-FR"/>
            </w:rPr>
            <w:instrText xml:space="preserve"> TOC \o "1-3" \h \z \u </w:instrText>
          </w:r>
          <w:r w:rsidRPr="00892AEA">
            <w:rPr>
              <w:rFonts w:ascii="Univers CE 45 Light" w:hAnsi="Univers CE 45 Light"/>
              <w:lang w:val="fr-FR"/>
            </w:rPr>
            <w:fldChar w:fldCharType="separate"/>
          </w:r>
          <w:hyperlink w:anchor="_Toc377412702" w:history="1">
            <w:r w:rsidR="00CA595E" w:rsidRPr="00DB151E">
              <w:rPr>
                <w:rStyle w:val="Lienhypertexte"/>
                <w:noProof/>
              </w:rPr>
              <w:t>1.</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Introduction</w:t>
            </w:r>
            <w:r w:rsidR="00CA595E">
              <w:rPr>
                <w:noProof/>
                <w:webHidden/>
              </w:rPr>
              <w:tab/>
            </w:r>
            <w:r>
              <w:rPr>
                <w:noProof/>
                <w:webHidden/>
              </w:rPr>
              <w:fldChar w:fldCharType="begin"/>
            </w:r>
            <w:r w:rsidR="00CA595E">
              <w:rPr>
                <w:noProof/>
                <w:webHidden/>
              </w:rPr>
              <w:instrText xml:space="preserve"> PAGEREF _Toc377412702 \h </w:instrText>
            </w:r>
            <w:r>
              <w:rPr>
                <w:noProof/>
                <w:webHidden/>
              </w:rPr>
            </w:r>
            <w:r>
              <w:rPr>
                <w:noProof/>
                <w:webHidden/>
              </w:rPr>
              <w:fldChar w:fldCharType="separate"/>
            </w:r>
            <w:r w:rsidR="005935D2">
              <w:rPr>
                <w:noProof/>
                <w:webHidden/>
              </w:rPr>
              <w:t>6</w:t>
            </w:r>
            <w:r>
              <w:rPr>
                <w:noProof/>
                <w:webHidden/>
              </w:rPr>
              <w:fldChar w:fldCharType="end"/>
            </w:r>
          </w:hyperlink>
        </w:p>
        <w:p w:rsidR="00CA595E" w:rsidRDefault="00AC1734">
          <w:pPr>
            <w:pStyle w:val="TM1"/>
            <w:rPr>
              <w:rFonts w:asciiTheme="minorHAnsi" w:eastAsiaTheme="minorEastAsia" w:hAnsiTheme="minorHAnsi" w:cstheme="minorBidi"/>
              <w:noProof/>
              <w:sz w:val="22"/>
              <w:szCs w:val="22"/>
              <w:lang w:val="fr-FR" w:eastAsia="fr-FR"/>
            </w:rPr>
          </w:pPr>
          <w:hyperlink w:anchor="_Toc377412703" w:history="1">
            <w:r w:rsidR="00CA595E" w:rsidRPr="00DB151E">
              <w:rPr>
                <w:rStyle w:val="Lienhypertexte"/>
                <w:noProof/>
              </w:rPr>
              <w:t>2.</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Using function pointers</w:t>
            </w:r>
            <w:r w:rsidR="00CA595E">
              <w:rPr>
                <w:noProof/>
                <w:webHidden/>
              </w:rPr>
              <w:tab/>
            </w:r>
            <w:r>
              <w:rPr>
                <w:noProof/>
                <w:webHidden/>
              </w:rPr>
              <w:fldChar w:fldCharType="begin"/>
            </w:r>
            <w:r w:rsidR="00CA595E">
              <w:rPr>
                <w:noProof/>
                <w:webHidden/>
              </w:rPr>
              <w:instrText xml:space="preserve"> PAGEREF _Toc377412703 \h </w:instrText>
            </w:r>
            <w:r>
              <w:rPr>
                <w:noProof/>
                <w:webHidden/>
              </w:rPr>
            </w:r>
            <w:r>
              <w:rPr>
                <w:noProof/>
                <w:webHidden/>
              </w:rPr>
              <w:fldChar w:fldCharType="separate"/>
            </w:r>
            <w:r w:rsidR="005935D2">
              <w:rPr>
                <w:noProof/>
                <w:webHidden/>
              </w:rPr>
              <w:t>6</w:t>
            </w:r>
            <w:r>
              <w:rPr>
                <w:noProof/>
                <w:webHidden/>
              </w:rPr>
              <w:fldChar w:fldCharType="end"/>
            </w:r>
          </w:hyperlink>
        </w:p>
        <w:p w:rsidR="00CA595E" w:rsidRDefault="00AC1734">
          <w:pPr>
            <w:pStyle w:val="TM1"/>
            <w:rPr>
              <w:rFonts w:asciiTheme="minorHAnsi" w:eastAsiaTheme="minorEastAsia" w:hAnsiTheme="minorHAnsi" w:cstheme="minorBidi"/>
              <w:noProof/>
              <w:sz w:val="22"/>
              <w:szCs w:val="22"/>
              <w:lang w:val="fr-FR" w:eastAsia="fr-FR"/>
            </w:rPr>
          </w:pPr>
          <w:hyperlink w:anchor="_Toc377412704" w:history="1">
            <w:r w:rsidR="00CA595E" w:rsidRPr="00DB151E">
              <w:rPr>
                <w:rStyle w:val="Lienhypertexte"/>
                <w:noProof/>
              </w:rPr>
              <w:t>3.</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Implementation</w:t>
            </w:r>
            <w:r w:rsidR="00CA595E">
              <w:rPr>
                <w:noProof/>
                <w:webHidden/>
              </w:rPr>
              <w:tab/>
            </w:r>
            <w:r>
              <w:rPr>
                <w:noProof/>
                <w:webHidden/>
              </w:rPr>
              <w:fldChar w:fldCharType="begin"/>
            </w:r>
            <w:r w:rsidR="00CA595E">
              <w:rPr>
                <w:noProof/>
                <w:webHidden/>
              </w:rPr>
              <w:instrText xml:space="preserve"> PAGEREF _Toc377412704 \h </w:instrText>
            </w:r>
            <w:r>
              <w:rPr>
                <w:noProof/>
                <w:webHidden/>
              </w:rPr>
            </w:r>
            <w:r>
              <w:rPr>
                <w:noProof/>
                <w:webHidden/>
              </w:rPr>
              <w:fldChar w:fldCharType="separate"/>
            </w:r>
            <w:r w:rsidR="005935D2">
              <w:rPr>
                <w:noProof/>
                <w:webHidden/>
              </w:rPr>
              <w:t>7</w:t>
            </w:r>
            <w:r>
              <w:rPr>
                <w:noProof/>
                <w:webHidden/>
              </w:rPr>
              <w:fldChar w:fldCharType="end"/>
            </w:r>
          </w:hyperlink>
        </w:p>
        <w:p w:rsidR="00CA595E" w:rsidRDefault="00AC1734">
          <w:pPr>
            <w:pStyle w:val="TM2"/>
            <w:tabs>
              <w:tab w:val="left" w:pos="660"/>
              <w:tab w:val="right" w:leader="dot" w:pos="10337"/>
            </w:tabs>
            <w:rPr>
              <w:rFonts w:asciiTheme="minorHAnsi" w:eastAsiaTheme="minorEastAsia" w:hAnsiTheme="minorHAnsi" w:cstheme="minorBidi"/>
              <w:noProof/>
              <w:sz w:val="22"/>
              <w:szCs w:val="22"/>
              <w:lang w:val="fr-FR" w:eastAsia="fr-FR"/>
            </w:rPr>
          </w:pPr>
          <w:hyperlink w:anchor="_Toc377412705" w:history="1">
            <w:r w:rsidR="00CA595E" w:rsidRPr="00DB151E">
              <w:rPr>
                <w:rStyle w:val="Lienhypertexte"/>
                <w:noProof/>
              </w:rPr>
              <w:t>a.</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Source code</w:t>
            </w:r>
            <w:r w:rsidR="00CA595E">
              <w:rPr>
                <w:noProof/>
                <w:webHidden/>
              </w:rPr>
              <w:tab/>
            </w:r>
            <w:r>
              <w:rPr>
                <w:noProof/>
                <w:webHidden/>
              </w:rPr>
              <w:fldChar w:fldCharType="begin"/>
            </w:r>
            <w:r w:rsidR="00CA595E">
              <w:rPr>
                <w:noProof/>
                <w:webHidden/>
              </w:rPr>
              <w:instrText xml:space="preserve"> PAGEREF _Toc377412705 \h </w:instrText>
            </w:r>
            <w:r>
              <w:rPr>
                <w:noProof/>
                <w:webHidden/>
              </w:rPr>
            </w:r>
            <w:r>
              <w:rPr>
                <w:noProof/>
                <w:webHidden/>
              </w:rPr>
              <w:fldChar w:fldCharType="separate"/>
            </w:r>
            <w:r w:rsidR="005935D2">
              <w:rPr>
                <w:noProof/>
                <w:webHidden/>
              </w:rPr>
              <w:t>7</w:t>
            </w:r>
            <w:r>
              <w:rPr>
                <w:noProof/>
                <w:webHidden/>
              </w:rPr>
              <w:fldChar w:fldCharType="end"/>
            </w:r>
          </w:hyperlink>
        </w:p>
        <w:p w:rsidR="00CA595E" w:rsidRDefault="00AC1734">
          <w:pPr>
            <w:pStyle w:val="TM2"/>
            <w:tabs>
              <w:tab w:val="left" w:pos="660"/>
              <w:tab w:val="right" w:leader="dot" w:pos="10337"/>
            </w:tabs>
            <w:rPr>
              <w:rFonts w:asciiTheme="minorHAnsi" w:eastAsiaTheme="minorEastAsia" w:hAnsiTheme="minorHAnsi" w:cstheme="minorBidi"/>
              <w:noProof/>
              <w:sz w:val="22"/>
              <w:szCs w:val="22"/>
              <w:lang w:val="fr-FR" w:eastAsia="fr-FR"/>
            </w:rPr>
          </w:pPr>
          <w:hyperlink w:anchor="_Toc377412706" w:history="1">
            <w:r w:rsidR="00CA595E" w:rsidRPr="00DB151E">
              <w:rPr>
                <w:rStyle w:val="Lienhypertexte"/>
                <w:noProof/>
              </w:rPr>
              <w:t>b.</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Device function declaration</w:t>
            </w:r>
            <w:r w:rsidR="00CA595E">
              <w:rPr>
                <w:noProof/>
                <w:webHidden/>
              </w:rPr>
              <w:tab/>
            </w:r>
            <w:r>
              <w:rPr>
                <w:noProof/>
                <w:webHidden/>
              </w:rPr>
              <w:fldChar w:fldCharType="begin"/>
            </w:r>
            <w:r w:rsidR="00CA595E">
              <w:rPr>
                <w:noProof/>
                <w:webHidden/>
              </w:rPr>
              <w:instrText xml:space="preserve"> PAGEREF _Toc377412706 \h </w:instrText>
            </w:r>
            <w:r>
              <w:rPr>
                <w:noProof/>
                <w:webHidden/>
              </w:rPr>
            </w:r>
            <w:r>
              <w:rPr>
                <w:noProof/>
                <w:webHidden/>
              </w:rPr>
              <w:fldChar w:fldCharType="separate"/>
            </w:r>
            <w:r w:rsidR="005935D2">
              <w:rPr>
                <w:noProof/>
                <w:webHidden/>
              </w:rPr>
              <w:t>8</w:t>
            </w:r>
            <w:r>
              <w:rPr>
                <w:noProof/>
                <w:webHidden/>
              </w:rPr>
              <w:fldChar w:fldCharType="end"/>
            </w:r>
          </w:hyperlink>
        </w:p>
        <w:p w:rsidR="00CA595E" w:rsidRDefault="00AC1734">
          <w:pPr>
            <w:pStyle w:val="TM2"/>
            <w:tabs>
              <w:tab w:val="left" w:pos="660"/>
              <w:tab w:val="right" w:leader="dot" w:pos="10337"/>
            </w:tabs>
            <w:rPr>
              <w:rFonts w:asciiTheme="minorHAnsi" w:eastAsiaTheme="minorEastAsia" w:hAnsiTheme="minorHAnsi" w:cstheme="minorBidi"/>
              <w:noProof/>
              <w:sz w:val="22"/>
              <w:szCs w:val="22"/>
              <w:lang w:val="fr-FR" w:eastAsia="fr-FR"/>
            </w:rPr>
          </w:pPr>
          <w:hyperlink w:anchor="_Toc377412707" w:history="1">
            <w:r w:rsidR="00CA595E" w:rsidRPr="00DB151E">
              <w:rPr>
                <w:rStyle w:val="Lienhypertexte"/>
                <w:noProof/>
              </w:rPr>
              <w:t>c.</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Kernel execution parameters</w:t>
            </w:r>
            <w:r w:rsidR="00CA595E">
              <w:rPr>
                <w:noProof/>
                <w:webHidden/>
              </w:rPr>
              <w:tab/>
            </w:r>
            <w:r>
              <w:rPr>
                <w:noProof/>
                <w:webHidden/>
              </w:rPr>
              <w:fldChar w:fldCharType="begin"/>
            </w:r>
            <w:r w:rsidR="00CA595E">
              <w:rPr>
                <w:noProof/>
                <w:webHidden/>
              </w:rPr>
              <w:instrText xml:space="preserve"> PAGEREF _Toc377412707 \h </w:instrText>
            </w:r>
            <w:r>
              <w:rPr>
                <w:noProof/>
                <w:webHidden/>
              </w:rPr>
            </w:r>
            <w:r>
              <w:rPr>
                <w:noProof/>
                <w:webHidden/>
              </w:rPr>
              <w:fldChar w:fldCharType="separate"/>
            </w:r>
            <w:r w:rsidR="005935D2">
              <w:rPr>
                <w:noProof/>
                <w:webHidden/>
              </w:rPr>
              <w:t>8</w:t>
            </w:r>
            <w:r>
              <w:rPr>
                <w:noProof/>
                <w:webHidden/>
              </w:rPr>
              <w:fldChar w:fldCharType="end"/>
            </w:r>
          </w:hyperlink>
        </w:p>
        <w:p w:rsidR="00CA595E" w:rsidRDefault="00AC1734">
          <w:pPr>
            <w:pStyle w:val="TM1"/>
            <w:rPr>
              <w:rFonts w:asciiTheme="minorHAnsi" w:eastAsiaTheme="minorEastAsia" w:hAnsiTheme="minorHAnsi" w:cstheme="minorBidi"/>
              <w:noProof/>
              <w:sz w:val="22"/>
              <w:szCs w:val="22"/>
              <w:lang w:val="fr-FR" w:eastAsia="fr-FR"/>
            </w:rPr>
          </w:pPr>
          <w:hyperlink w:anchor="_Toc377412708" w:history="1">
            <w:r w:rsidR="00CA595E" w:rsidRPr="00DB151E">
              <w:rPr>
                <w:rStyle w:val="Lienhypertexte"/>
                <w:noProof/>
              </w:rPr>
              <w:t>4.</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Benchmarks</w:t>
            </w:r>
            <w:r w:rsidR="00CA595E">
              <w:rPr>
                <w:noProof/>
                <w:webHidden/>
              </w:rPr>
              <w:tab/>
            </w:r>
            <w:r>
              <w:rPr>
                <w:noProof/>
                <w:webHidden/>
              </w:rPr>
              <w:fldChar w:fldCharType="begin"/>
            </w:r>
            <w:r w:rsidR="00CA595E">
              <w:rPr>
                <w:noProof/>
                <w:webHidden/>
              </w:rPr>
              <w:instrText xml:space="preserve"> PAGEREF _Toc377412708 \h </w:instrText>
            </w:r>
            <w:r>
              <w:rPr>
                <w:noProof/>
                <w:webHidden/>
              </w:rPr>
            </w:r>
            <w:r>
              <w:rPr>
                <w:noProof/>
                <w:webHidden/>
              </w:rPr>
              <w:fldChar w:fldCharType="separate"/>
            </w:r>
            <w:r w:rsidR="005935D2">
              <w:rPr>
                <w:noProof/>
                <w:webHidden/>
              </w:rPr>
              <w:t>9</w:t>
            </w:r>
            <w:r>
              <w:rPr>
                <w:noProof/>
                <w:webHidden/>
              </w:rPr>
              <w:fldChar w:fldCharType="end"/>
            </w:r>
          </w:hyperlink>
        </w:p>
        <w:p w:rsidR="00CA595E" w:rsidRDefault="00AC1734">
          <w:pPr>
            <w:pStyle w:val="TM2"/>
            <w:tabs>
              <w:tab w:val="left" w:pos="660"/>
              <w:tab w:val="right" w:leader="dot" w:pos="10337"/>
            </w:tabs>
            <w:rPr>
              <w:rFonts w:asciiTheme="minorHAnsi" w:eastAsiaTheme="minorEastAsia" w:hAnsiTheme="minorHAnsi" w:cstheme="minorBidi"/>
              <w:noProof/>
              <w:sz w:val="22"/>
              <w:szCs w:val="22"/>
              <w:lang w:val="fr-FR" w:eastAsia="fr-FR"/>
            </w:rPr>
          </w:pPr>
          <w:hyperlink w:anchor="_Toc377412709" w:history="1">
            <w:r w:rsidR="00CA595E" w:rsidRPr="00DB151E">
              <w:rPr>
                <w:rStyle w:val="Lienhypertexte"/>
                <w:noProof/>
              </w:rPr>
              <w:t>a.</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Using one function pointer</w:t>
            </w:r>
            <w:r w:rsidR="00CA595E">
              <w:rPr>
                <w:noProof/>
                <w:webHidden/>
              </w:rPr>
              <w:tab/>
            </w:r>
            <w:r>
              <w:rPr>
                <w:noProof/>
                <w:webHidden/>
              </w:rPr>
              <w:fldChar w:fldCharType="begin"/>
            </w:r>
            <w:r w:rsidR="00CA595E">
              <w:rPr>
                <w:noProof/>
                <w:webHidden/>
              </w:rPr>
              <w:instrText xml:space="preserve"> PAGEREF _Toc377412709 \h </w:instrText>
            </w:r>
            <w:r>
              <w:rPr>
                <w:noProof/>
                <w:webHidden/>
              </w:rPr>
            </w:r>
            <w:r>
              <w:rPr>
                <w:noProof/>
                <w:webHidden/>
              </w:rPr>
              <w:fldChar w:fldCharType="separate"/>
            </w:r>
            <w:r w:rsidR="005935D2">
              <w:rPr>
                <w:noProof/>
                <w:webHidden/>
              </w:rPr>
              <w:t>9</w:t>
            </w:r>
            <w:r>
              <w:rPr>
                <w:noProof/>
                <w:webHidden/>
              </w:rPr>
              <w:fldChar w:fldCharType="end"/>
            </w:r>
          </w:hyperlink>
        </w:p>
        <w:p w:rsidR="00CA595E" w:rsidRDefault="00AC1734">
          <w:pPr>
            <w:pStyle w:val="TM2"/>
            <w:tabs>
              <w:tab w:val="left" w:pos="660"/>
              <w:tab w:val="right" w:leader="dot" w:pos="10337"/>
            </w:tabs>
            <w:rPr>
              <w:rFonts w:asciiTheme="minorHAnsi" w:eastAsiaTheme="minorEastAsia" w:hAnsiTheme="minorHAnsi" w:cstheme="minorBidi"/>
              <w:noProof/>
              <w:sz w:val="22"/>
              <w:szCs w:val="22"/>
              <w:lang w:val="fr-FR" w:eastAsia="fr-FR"/>
            </w:rPr>
          </w:pPr>
          <w:hyperlink w:anchor="_Toc377412710" w:history="1">
            <w:r w:rsidR="00CA595E" w:rsidRPr="00DB151E">
              <w:rPr>
                <w:rStyle w:val="Lienhypertexte"/>
                <w:noProof/>
              </w:rPr>
              <w:t>b.</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Using two function pointers</w:t>
            </w:r>
            <w:r w:rsidR="00CA595E">
              <w:rPr>
                <w:noProof/>
                <w:webHidden/>
              </w:rPr>
              <w:tab/>
            </w:r>
            <w:r>
              <w:rPr>
                <w:noProof/>
                <w:webHidden/>
              </w:rPr>
              <w:fldChar w:fldCharType="begin"/>
            </w:r>
            <w:r w:rsidR="00CA595E">
              <w:rPr>
                <w:noProof/>
                <w:webHidden/>
              </w:rPr>
              <w:instrText xml:space="preserve"> PAGEREF _Toc377412710 \h </w:instrText>
            </w:r>
            <w:r>
              <w:rPr>
                <w:noProof/>
                <w:webHidden/>
              </w:rPr>
            </w:r>
            <w:r>
              <w:rPr>
                <w:noProof/>
                <w:webHidden/>
              </w:rPr>
              <w:fldChar w:fldCharType="separate"/>
            </w:r>
            <w:r w:rsidR="005935D2">
              <w:rPr>
                <w:noProof/>
                <w:webHidden/>
              </w:rPr>
              <w:t>9</w:t>
            </w:r>
            <w:r>
              <w:rPr>
                <w:noProof/>
                <w:webHidden/>
              </w:rPr>
              <w:fldChar w:fldCharType="end"/>
            </w:r>
          </w:hyperlink>
        </w:p>
        <w:p w:rsidR="00CA595E" w:rsidRDefault="00AC1734">
          <w:pPr>
            <w:pStyle w:val="TM2"/>
            <w:tabs>
              <w:tab w:val="left" w:pos="660"/>
              <w:tab w:val="right" w:leader="dot" w:pos="10337"/>
            </w:tabs>
            <w:rPr>
              <w:rFonts w:asciiTheme="minorHAnsi" w:eastAsiaTheme="minorEastAsia" w:hAnsiTheme="minorHAnsi" w:cstheme="minorBidi"/>
              <w:noProof/>
              <w:sz w:val="22"/>
              <w:szCs w:val="22"/>
              <w:lang w:val="fr-FR" w:eastAsia="fr-FR"/>
            </w:rPr>
          </w:pPr>
          <w:hyperlink w:anchor="_Toc377412711" w:history="1">
            <w:r w:rsidR="00CA595E" w:rsidRPr="00DB151E">
              <w:rPr>
                <w:rStyle w:val="Lienhypertexte"/>
                <w:noProof/>
              </w:rPr>
              <w:t>c.</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Other</w:t>
            </w:r>
            <w:r w:rsidR="00CA595E">
              <w:rPr>
                <w:noProof/>
                <w:webHidden/>
              </w:rPr>
              <w:tab/>
            </w:r>
            <w:r>
              <w:rPr>
                <w:noProof/>
                <w:webHidden/>
              </w:rPr>
              <w:fldChar w:fldCharType="begin"/>
            </w:r>
            <w:r w:rsidR="00CA595E">
              <w:rPr>
                <w:noProof/>
                <w:webHidden/>
              </w:rPr>
              <w:instrText xml:space="preserve"> PAGEREF _Toc377412711 \h </w:instrText>
            </w:r>
            <w:r>
              <w:rPr>
                <w:noProof/>
                <w:webHidden/>
              </w:rPr>
            </w:r>
            <w:r>
              <w:rPr>
                <w:noProof/>
                <w:webHidden/>
              </w:rPr>
              <w:fldChar w:fldCharType="separate"/>
            </w:r>
            <w:r w:rsidR="005935D2">
              <w:rPr>
                <w:noProof/>
                <w:webHidden/>
              </w:rPr>
              <w:t>9</w:t>
            </w:r>
            <w:r>
              <w:rPr>
                <w:noProof/>
                <w:webHidden/>
              </w:rPr>
              <w:fldChar w:fldCharType="end"/>
            </w:r>
          </w:hyperlink>
        </w:p>
        <w:p w:rsidR="00CA595E" w:rsidRDefault="00AC1734">
          <w:pPr>
            <w:pStyle w:val="TM1"/>
            <w:rPr>
              <w:rFonts w:asciiTheme="minorHAnsi" w:eastAsiaTheme="minorEastAsia" w:hAnsiTheme="minorHAnsi" w:cstheme="minorBidi"/>
              <w:noProof/>
              <w:sz w:val="22"/>
              <w:szCs w:val="22"/>
              <w:lang w:val="fr-FR" w:eastAsia="fr-FR"/>
            </w:rPr>
          </w:pPr>
          <w:hyperlink w:anchor="_Toc377412712" w:history="1">
            <w:r w:rsidR="00CA595E" w:rsidRPr="00DB151E">
              <w:rPr>
                <w:rStyle w:val="Lienhypertexte"/>
                <w:noProof/>
              </w:rPr>
              <w:t>5.</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Comparison : using function pointers in GLSL</w:t>
            </w:r>
            <w:r w:rsidR="00CA595E">
              <w:rPr>
                <w:noProof/>
                <w:webHidden/>
              </w:rPr>
              <w:tab/>
            </w:r>
            <w:r>
              <w:rPr>
                <w:noProof/>
                <w:webHidden/>
              </w:rPr>
              <w:fldChar w:fldCharType="begin"/>
            </w:r>
            <w:r w:rsidR="00CA595E">
              <w:rPr>
                <w:noProof/>
                <w:webHidden/>
              </w:rPr>
              <w:instrText xml:space="preserve"> PAGEREF _Toc377412712 \h </w:instrText>
            </w:r>
            <w:r>
              <w:rPr>
                <w:noProof/>
                <w:webHidden/>
              </w:rPr>
            </w:r>
            <w:r>
              <w:rPr>
                <w:noProof/>
                <w:webHidden/>
              </w:rPr>
              <w:fldChar w:fldCharType="separate"/>
            </w:r>
            <w:r w:rsidR="005935D2">
              <w:rPr>
                <w:noProof/>
                <w:webHidden/>
              </w:rPr>
              <w:t>11</w:t>
            </w:r>
            <w:r>
              <w:rPr>
                <w:noProof/>
                <w:webHidden/>
              </w:rPr>
              <w:fldChar w:fldCharType="end"/>
            </w:r>
          </w:hyperlink>
        </w:p>
        <w:p w:rsidR="00CA595E" w:rsidRDefault="00AC1734">
          <w:pPr>
            <w:pStyle w:val="TM2"/>
            <w:tabs>
              <w:tab w:val="left" w:pos="660"/>
              <w:tab w:val="right" w:leader="dot" w:pos="10337"/>
            </w:tabs>
            <w:rPr>
              <w:rFonts w:asciiTheme="minorHAnsi" w:eastAsiaTheme="minorEastAsia" w:hAnsiTheme="minorHAnsi" w:cstheme="minorBidi"/>
              <w:noProof/>
              <w:sz w:val="22"/>
              <w:szCs w:val="22"/>
              <w:lang w:val="fr-FR" w:eastAsia="fr-FR"/>
            </w:rPr>
          </w:pPr>
          <w:hyperlink w:anchor="_Toc377412713" w:history="1">
            <w:r w:rsidR="00CA595E" w:rsidRPr="00DB151E">
              <w:rPr>
                <w:rStyle w:val="Lienhypertexte"/>
                <w:noProof/>
              </w:rPr>
              <w:t>a.</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Source code</w:t>
            </w:r>
            <w:r w:rsidR="00CA595E">
              <w:rPr>
                <w:noProof/>
                <w:webHidden/>
              </w:rPr>
              <w:tab/>
            </w:r>
            <w:r>
              <w:rPr>
                <w:noProof/>
                <w:webHidden/>
              </w:rPr>
              <w:fldChar w:fldCharType="begin"/>
            </w:r>
            <w:r w:rsidR="00CA595E">
              <w:rPr>
                <w:noProof/>
                <w:webHidden/>
              </w:rPr>
              <w:instrText xml:space="preserve"> PAGEREF _Toc377412713 \h </w:instrText>
            </w:r>
            <w:r>
              <w:rPr>
                <w:noProof/>
                <w:webHidden/>
              </w:rPr>
            </w:r>
            <w:r>
              <w:rPr>
                <w:noProof/>
                <w:webHidden/>
              </w:rPr>
              <w:fldChar w:fldCharType="separate"/>
            </w:r>
            <w:r w:rsidR="005935D2">
              <w:rPr>
                <w:noProof/>
                <w:webHidden/>
              </w:rPr>
              <w:t>11</w:t>
            </w:r>
            <w:r>
              <w:rPr>
                <w:noProof/>
                <w:webHidden/>
              </w:rPr>
              <w:fldChar w:fldCharType="end"/>
            </w:r>
          </w:hyperlink>
        </w:p>
        <w:p w:rsidR="00CA595E" w:rsidRDefault="00AC1734">
          <w:pPr>
            <w:pStyle w:val="TM2"/>
            <w:tabs>
              <w:tab w:val="left" w:pos="660"/>
              <w:tab w:val="right" w:leader="dot" w:pos="10337"/>
            </w:tabs>
            <w:rPr>
              <w:rFonts w:asciiTheme="minorHAnsi" w:eastAsiaTheme="minorEastAsia" w:hAnsiTheme="minorHAnsi" w:cstheme="minorBidi"/>
              <w:noProof/>
              <w:sz w:val="22"/>
              <w:szCs w:val="22"/>
              <w:lang w:val="fr-FR" w:eastAsia="fr-FR"/>
            </w:rPr>
          </w:pPr>
          <w:hyperlink w:anchor="_Toc377412714" w:history="1">
            <w:r w:rsidR="00CA595E" w:rsidRPr="00DB151E">
              <w:rPr>
                <w:rStyle w:val="Lienhypertexte"/>
                <w:noProof/>
              </w:rPr>
              <w:t>b.</w:t>
            </w:r>
            <w:r w:rsidR="00CA595E">
              <w:rPr>
                <w:rFonts w:asciiTheme="minorHAnsi" w:eastAsiaTheme="minorEastAsia" w:hAnsiTheme="minorHAnsi" w:cstheme="minorBidi"/>
                <w:noProof/>
                <w:sz w:val="22"/>
                <w:szCs w:val="22"/>
                <w:lang w:val="fr-FR" w:eastAsia="fr-FR"/>
              </w:rPr>
              <w:tab/>
            </w:r>
            <w:r w:rsidR="00CA595E" w:rsidRPr="00DB151E">
              <w:rPr>
                <w:rStyle w:val="Lienhypertexte"/>
                <w:noProof/>
              </w:rPr>
              <w:t>Benchmarks</w:t>
            </w:r>
            <w:r w:rsidR="00CA595E">
              <w:rPr>
                <w:noProof/>
                <w:webHidden/>
              </w:rPr>
              <w:tab/>
            </w:r>
            <w:r>
              <w:rPr>
                <w:noProof/>
                <w:webHidden/>
              </w:rPr>
              <w:fldChar w:fldCharType="begin"/>
            </w:r>
            <w:r w:rsidR="00CA595E">
              <w:rPr>
                <w:noProof/>
                <w:webHidden/>
              </w:rPr>
              <w:instrText xml:space="preserve"> PAGEREF _Toc377412714 \h </w:instrText>
            </w:r>
            <w:r>
              <w:rPr>
                <w:noProof/>
                <w:webHidden/>
              </w:rPr>
            </w:r>
            <w:r>
              <w:rPr>
                <w:noProof/>
                <w:webHidden/>
              </w:rPr>
              <w:fldChar w:fldCharType="separate"/>
            </w:r>
            <w:r w:rsidR="005935D2">
              <w:rPr>
                <w:noProof/>
                <w:webHidden/>
              </w:rPr>
              <w:t>12</w:t>
            </w:r>
            <w:r>
              <w:rPr>
                <w:noProof/>
                <w:webHidden/>
              </w:rPr>
              <w:fldChar w:fldCharType="end"/>
            </w:r>
          </w:hyperlink>
        </w:p>
        <w:p w:rsidR="00CA595E" w:rsidRDefault="00AC1734">
          <w:pPr>
            <w:pStyle w:val="TM3"/>
            <w:tabs>
              <w:tab w:val="left" w:pos="880"/>
              <w:tab w:val="right" w:leader="dot" w:pos="10337"/>
            </w:tabs>
            <w:rPr>
              <w:noProof/>
              <w:lang w:eastAsia="fr-FR"/>
            </w:rPr>
          </w:pPr>
          <w:hyperlink w:anchor="_Toc377412715" w:history="1">
            <w:r w:rsidR="00CA595E" w:rsidRPr="00DB151E">
              <w:rPr>
                <w:rStyle w:val="Lienhypertexte"/>
                <w:noProof/>
              </w:rPr>
              <w:t>I.</w:t>
            </w:r>
            <w:r w:rsidR="00CA595E">
              <w:rPr>
                <w:noProof/>
                <w:lang w:eastAsia="fr-FR"/>
              </w:rPr>
              <w:tab/>
            </w:r>
            <w:r w:rsidR="00CA595E" w:rsidRPr="00DB151E">
              <w:rPr>
                <w:rStyle w:val="Lienhypertexte"/>
                <w:noProof/>
              </w:rPr>
              <w:t>Using one function pointer</w:t>
            </w:r>
            <w:r w:rsidR="00CA595E">
              <w:rPr>
                <w:noProof/>
                <w:webHidden/>
              </w:rPr>
              <w:tab/>
            </w:r>
            <w:r>
              <w:rPr>
                <w:noProof/>
                <w:webHidden/>
              </w:rPr>
              <w:fldChar w:fldCharType="begin"/>
            </w:r>
            <w:r w:rsidR="00CA595E">
              <w:rPr>
                <w:noProof/>
                <w:webHidden/>
              </w:rPr>
              <w:instrText xml:space="preserve"> PAGEREF _Toc377412715 \h </w:instrText>
            </w:r>
            <w:r>
              <w:rPr>
                <w:noProof/>
                <w:webHidden/>
              </w:rPr>
            </w:r>
            <w:r>
              <w:rPr>
                <w:noProof/>
                <w:webHidden/>
              </w:rPr>
              <w:fldChar w:fldCharType="separate"/>
            </w:r>
            <w:r w:rsidR="005935D2">
              <w:rPr>
                <w:noProof/>
                <w:webHidden/>
              </w:rPr>
              <w:t>12</w:t>
            </w:r>
            <w:r>
              <w:rPr>
                <w:noProof/>
                <w:webHidden/>
              </w:rPr>
              <w:fldChar w:fldCharType="end"/>
            </w:r>
          </w:hyperlink>
        </w:p>
        <w:p w:rsidR="00CA595E" w:rsidRDefault="00AC1734">
          <w:pPr>
            <w:pStyle w:val="TM3"/>
            <w:tabs>
              <w:tab w:val="left" w:pos="880"/>
              <w:tab w:val="right" w:leader="dot" w:pos="10337"/>
            </w:tabs>
            <w:rPr>
              <w:noProof/>
              <w:lang w:eastAsia="fr-FR"/>
            </w:rPr>
          </w:pPr>
          <w:hyperlink w:anchor="_Toc377412716" w:history="1">
            <w:r w:rsidR="00CA595E" w:rsidRPr="00DB151E">
              <w:rPr>
                <w:rStyle w:val="Lienhypertexte"/>
                <w:noProof/>
              </w:rPr>
              <w:t>II.</w:t>
            </w:r>
            <w:r w:rsidR="00CA595E">
              <w:rPr>
                <w:noProof/>
                <w:lang w:eastAsia="fr-FR"/>
              </w:rPr>
              <w:tab/>
            </w:r>
            <w:r w:rsidR="00CA595E" w:rsidRPr="00DB151E">
              <w:rPr>
                <w:rStyle w:val="Lienhypertexte"/>
                <w:noProof/>
              </w:rPr>
              <w:t>Using two function pointers</w:t>
            </w:r>
            <w:r w:rsidR="00CA595E">
              <w:rPr>
                <w:noProof/>
                <w:webHidden/>
              </w:rPr>
              <w:tab/>
            </w:r>
            <w:r>
              <w:rPr>
                <w:noProof/>
                <w:webHidden/>
              </w:rPr>
              <w:fldChar w:fldCharType="begin"/>
            </w:r>
            <w:r w:rsidR="00CA595E">
              <w:rPr>
                <w:noProof/>
                <w:webHidden/>
              </w:rPr>
              <w:instrText xml:space="preserve"> PAGEREF _Toc377412716 \h </w:instrText>
            </w:r>
            <w:r>
              <w:rPr>
                <w:noProof/>
                <w:webHidden/>
              </w:rPr>
            </w:r>
            <w:r>
              <w:rPr>
                <w:noProof/>
                <w:webHidden/>
              </w:rPr>
              <w:fldChar w:fldCharType="separate"/>
            </w:r>
            <w:r w:rsidR="005935D2">
              <w:rPr>
                <w:noProof/>
                <w:webHidden/>
              </w:rPr>
              <w:t>12</w:t>
            </w:r>
            <w:r>
              <w:rPr>
                <w:noProof/>
                <w:webHidden/>
              </w:rPr>
              <w:fldChar w:fldCharType="end"/>
            </w:r>
          </w:hyperlink>
        </w:p>
        <w:p w:rsidR="00CA595E" w:rsidRDefault="00AC1734">
          <w:pPr>
            <w:pStyle w:val="TM1"/>
            <w:rPr>
              <w:rFonts w:asciiTheme="minorHAnsi" w:eastAsiaTheme="minorEastAsia" w:hAnsiTheme="minorHAnsi" w:cstheme="minorBidi"/>
              <w:noProof/>
              <w:sz w:val="22"/>
              <w:szCs w:val="22"/>
              <w:lang w:val="fr-FR" w:eastAsia="fr-FR"/>
            </w:rPr>
          </w:pPr>
          <w:hyperlink w:anchor="_Toc377412717" w:history="1">
            <w:r w:rsidR="00CA595E" w:rsidRPr="00DB151E">
              <w:rPr>
                <w:rStyle w:val="Lienhypertexte"/>
                <w:noProof/>
              </w:rPr>
              <w:t>Conclusion</w:t>
            </w:r>
            <w:r w:rsidR="00CA595E">
              <w:rPr>
                <w:noProof/>
                <w:webHidden/>
              </w:rPr>
              <w:tab/>
            </w:r>
            <w:r>
              <w:rPr>
                <w:noProof/>
                <w:webHidden/>
              </w:rPr>
              <w:fldChar w:fldCharType="begin"/>
            </w:r>
            <w:r w:rsidR="00CA595E">
              <w:rPr>
                <w:noProof/>
                <w:webHidden/>
              </w:rPr>
              <w:instrText xml:space="preserve"> PAGEREF _Toc377412717 \h </w:instrText>
            </w:r>
            <w:r>
              <w:rPr>
                <w:noProof/>
                <w:webHidden/>
              </w:rPr>
            </w:r>
            <w:r>
              <w:rPr>
                <w:noProof/>
                <w:webHidden/>
              </w:rPr>
              <w:fldChar w:fldCharType="separate"/>
            </w:r>
            <w:r w:rsidR="005935D2">
              <w:rPr>
                <w:noProof/>
                <w:webHidden/>
              </w:rPr>
              <w:t>13</w:t>
            </w:r>
            <w:r>
              <w:rPr>
                <w:noProof/>
                <w:webHidden/>
              </w:rPr>
              <w:fldChar w:fldCharType="end"/>
            </w:r>
          </w:hyperlink>
        </w:p>
        <w:p w:rsidR="00CA595E" w:rsidRDefault="00AC1734">
          <w:pPr>
            <w:pStyle w:val="TM1"/>
            <w:rPr>
              <w:rFonts w:asciiTheme="minorHAnsi" w:eastAsiaTheme="minorEastAsia" w:hAnsiTheme="minorHAnsi" w:cstheme="minorBidi"/>
              <w:noProof/>
              <w:sz w:val="22"/>
              <w:szCs w:val="22"/>
              <w:lang w:val="fr-FR" w:eastAsia="fr-FR"/>
            </w:rPr>
          </w:pPr>
          <w:hyperlink w:anchor="_Toc377412718" w:history="1">
            <w:r w:rsidR="00CA595E" w:rsidRPr="00DB151E">
              <w:rPr>
                <w:rStyle w:val="Lienhypertexte"/>
                <w:noProof/>
              </w:rPr>
              <w:t>Bibliography</w:t>
            </w:r>
            <w:r w:rsidR="00CA595E">
              <w:rPr>
                <w:noProof/>
                <w:webHidden/>
              </w:rPr>
              <w:tab/>
            </w:r>
            <w:r>
              <w:rPr>
                <w:noProof/>
                <w:webHidden/>
              </w:rPr>
              <w:fldChar w:fldCharType="begin"/>
            </w:r>
            <w:r w:rsidR="00CA595E">
              <w:rPr>
                <w:noProof/>
                <w:webHidden/>
              </w:rPr>
              <w:instrText xml:space="preserve"> PAGEREF _Toc377412718 \h </w:instrText>
            </w:r>
            <w:r>
              <w:rPr>
                <w:noProof/>
                <w:webHidden/>
              </w:rPr>
            </w:r>
            <w:r>
              <w:rPr>
                <w:noProof/>
                <w:webHidden/>
              </w:rPr>
              <w:fldChar w:fldCharType="separate"/>
            </w:r>
            <w:r w:rsidR="005935D2">
              <w:rPr>
                <w:noProof/>
                <w:webHidden/>
              </w:rPr>
              <w:t>14</w:t>
            </w:r>
            <w:r>
              <w:rPr>
                <w:noProof/>
                <w:webHidden/>
              </w:rPr>
              <w:fldChar w:fldCharType="end"/>
            </w:r>
          </w:hyperlink>
        </w:p>
        <w:p w:rsidR="00892AEA" w:rsidRDefault="00AC1734" w:rsidP="00D561C0">
          <w:pPr>
            <w:spacing w:after="200" w:line="276" w:lineRule="auto"/>
            <w:ind w:left="567"/>
            <w:jc w:val="left"/>
            <w:rPr>
              <w:rFonts w:ascii="Univers CE 45 Light" w:hAnsi="Univers CE 45 Light"/>
              <w:lang w:val="fr-FR"/>
            </w:rPr>
          </w:pPr>
          <w:r w:rsidRPr="00892AEA">
            <w:rPr>
              <w:rFonts w:ascii="Univers CE 45 Light" w:hAnsi="Univers CE 45 Light"/>
              <w:lang w:val="fr-FR"/>
            </w:rPr>
            <w:fldChar w:fldCharType="end"/>
          </w:r>
          <w:r w:rsidR="00892AEA">
            <w:rPr>
              <w:rFonts w:ascii="Univers CE 45 Light" w:hAnsi="Univers CE 45 Light"/>
              <w:lang w:val="fr-FR"/>
            </w:rPr>
            <w:br w:type="page"/>
          </w:r>
        </w:p>
      </w:sdtContent>
    </w:sdt>
    <w:p w:rsidR="00FA3AD9" w:rsidRDefault="00FA3AD9" w:rsidP="00D561C0">
      <w:pPr>
        <w:pStyle w:val="Titre1"/>
        <w:ind w:left="0"/>
        <w:rPr>
          <w:rFonts w:eastAsia="Times New Roman"/>
        </w:rPr>
      </w:pPr>
    </w:p>
    <w:p w:rsidR="00670B71" w:rsidRPr="00FA3AD9" w:rsidRDefault="007C2053" w:rsidP="007A4E44">
      <w:pPr>
        <w:pStyle w:val="Titre1"/>
        <w:numPr>
          <w:ilvl w:val="0"/>
          <w:numId w:val="20"/>
        </w:numPr>
      </w:pPr>
      <w:bookmarkStart w:id="1" w:name="_Toc377412702"/>
      <w:r w:rsidRPr="00FA3AD9">
        <w:t>Introduction</w:t>
      </w:r>
      <w:bookmarkEnd w:id="1"/>
    </w:p>
    <w:p w:rsidR="00670B71" w:rsidRDefault="00AD5505" w:rsidP="00237983">
      <w:pPr>
        <w:ind w:left="709" w:right="34"/>
        <w:rPr>
          <w:rFonts w:ascii="Univers CE 45 Light" w:hAnsi="Univers CE 45 Light"/>
          <w:sz w:val="19"/>
          <w:szCs w:val="19"/>
        </w:rPr>
      </w:pPr>
      <w:bookmarkStart w:id="2" w:name="_Ref496302728"/>
      <w:bookmarkStart w:id="3" w:name="_Ref479327947"/>
      <w:bookmarkStart w:id="4" w:name="_Ref479327857"/>
      <w:r>
        <w:rPr>
          <w:rFonts w:ascii="Univers CE 45 Light" w:hAnsi="Univers CE 45 Light"/>
          <w:sz w:val="19"/>
          <w:szCs w:val="19"/>
        </w:rPr>
        <w:t xml:space="preserve">This is </w:t>
      </w:r>
      <w:r w:rsidR="00D25E05">
        <w:rPr>
          <w:rFonts w:ascii="Univers CE 45 Light" w:hAnsi="Univers CE 45 Light"/>
          <w:sz w:val="19"/>
          <w:szCs w:val="19"/>
        </w:rPr>
        <w:t xml:space="preserve">a </w:t>
      </w:r>
      <w:r>
        <w:rPr>
          <w:rFonts w:ascii="Univers CE 45 Light" w:hAnsi="Univers CE 45 Light"/>
          <w:sz w:val="19"/>
          <w:szCs w:val="19"/>
        </w:rPr>
        <w:t>benchmark report on the use of function pointers of device function</w:t>
      </w:r>
      <w:r w:rsidR="00D25E05">
        <w:rPr>
          <w:rFonts w:ascii="Univers CE 45 Light" w:hAnsi="Univers CE 45 Light"/>
          <w:sz w:val="19"/>
          <w:szCs w:val="19"/>
        </w:rPr>
        <w:t>s</w:t>
      </w:r>
      <w:r>
        <w:rPr>
          <w:rFonts w:ascii="Univers CE 45 Light" w:hAnsi="Univers CE 45 Light"/>
          <w:sz w:val="19"/>
          <w:szCs w:val="19"/>
        </w:rPr>
        <w:t xml:space="preserve"> </w:t>
      </w:r>
      <w:r w:rsidR="00D25E05">
        <w:rPr>
          <w:rFonts w:ascii="Univers CE 45 Light" w:hAnsi="Univers CE 45 Light"/>
          <w:sz w:val="19"/>
          <w:szCs w:val="19"/>
        </w:rPr>
        <w:t>in CUDA kernels</w:t>
      </w:r>
      <w:r>
        <w:rPr>
          <w:rFonts w:ascii="Univers CE 45 Light" w:hAnsi="Univers CE 45 Light"/>
          <w:sz w:val="19"/>
          <w:szCs w:val="19"/>
        </w:rPr>
        <w:t>.</w:t>
      </w:r>
      <w:r w:rsidR="00D25E05">
        <w:rPr>
          <w:rFonts w:ascii="Univers CE 45 Light" w:hAnsi="Univers CE 45 Light"/>
          <w:sz w:val="19"/>
          <w:szCs w:val="19"/>
        </w:rPr>
        <w:t xml:space="preserve"> Function pointers are well suited to customize code of library in a dynamically way. This report analyses </w:t>
      </w:r>
      <w:r w:rsidR="00B70F3E">
        <w:rPr>
          <w:rFonts w:ascii="Univers CE 45 Light" w:hAnsi="Univers CE 45 Light"/>
          <w:sz w:val="19"/>
          <w:szCs w:val="19"/>
        </w:rPr>
        <w:t>the CUDA API</w:t>
      </w:r>
      <w:r w:rsidR="00D25E05">
        <w:rPr>
          <w:rFonts w:ascii="Univers CE 45 Light" w:hAnsi="Univers CE 45 Light"/>
          <w:sz w:val="19"/>
          <w:szCs w:val="19"/>
        </w:rPr>
        <w:t xml:space="preserve"> way to use device function pointers and the impact on performances.</w:t>
      </w:r>
    </w:p>
    <w:p w:rsidR="00D61157" w:rsidRDefault="00D61157" w:rsidP="00237983">
      <w:pPr>
        <w:ind w:left="709" w:right="34"/>
        <w:rPr>
          <w:rFonts w:ascii="Univers CE 45 Light" w:hAnsi="Univers CE 45 Light"/>
          <w:sz w:val="19"/>
          <w:szCs w:val="19"/>
        </w:rPr>
      </w:pPr>
    </w:p>
    <w:p w:rsidR="00D61157" w:rsidRDefault="00203AE9" w:rsidP="00D61157">
      <w:pPr>
        <w:pStyle w:val="Titre1"/>
        <w:numPr>
          <w:ilvl w:val="0"/>
          <w:numId w:val="20"/>
        </w:numPr>
      </w:pPr>
      <w:bookmarkStart w:id="5" w:name="_Toc377412703"/>
      <w:r>
        <w:t>Using function pointers</w:t>
      </w:r>
      <w:bookmarkEnd w:id="5"/>
    </w:p>
    <w:p w:rsidR="00304F6F" w:rsidRDefault="00304F6F" w:rsidP="00304F6F"/>
    <w:p w:rsidR="00304F6F" w:rsidRDefault="00477FAC" w:rsidP="00304F6F">
      <w:pPr>
        <w:ind w:left="709" w:right="34"/>
        <w:rPr>
          <w:rFonts w:ascii="Univers CE 45 Light" w:hAnsi="Univers CE 45 Light"/>
          <w:sz w:val="19"/>
          <w:szCs w:val="19"/>
        </w:rPr>
      </w:pPr>
      <w:r>
        <w:rPr>
          <w:rFonts w:ascii="Univers CE 45 Light" w:hAnsi="Univers CE 45 Light"/>
          <w:sz w:val="19"/>
          <w:szCs w:val="19"/>
        </w:rPr>
        <w:t>The CUDA programming does not explain something about function pointers, except that device function pointers requires SM 2.0 compute capability.</w:t>
      </w:r>
      <w:r w:rsidR="00B70F3E">
        <w:rPr>
          <w:rFonts w:ascii="Univers CE 45 Light" w:hAnsi="Univers CE 45 Light"/>
          <w:sz w:val="19"/>
          <w:szCs w:val="19"/>
        </w:rPr>
        <w:t xml:space="preserve"> This is the minimum requirements of </w:t>
      </w:r>
      <w:proofErr w:type="spellStart"/>
      <w:r w:rsidR="00B70F3E">
        <w:rPr>
          <w:rFonts w:ascii="Univers CE 45 Light" w:hAnsi="Univers CE 45 Light"/>
          <w:sz w:val="19"/>
          <w:szCs w:val="19"/>
        </w:rPr>
        <w:t>GigaVoxels</w:t>
      </w:r>
      <w:proofErr w:type="spellEnd"/>
      <w:r w:rsidR="00B70F3E">
        <w:rPr>
          <w:rFonts w:ascii="Univers CE 45 Light" w:hAnsi="Univers CE 45 Light"/>
          <w:sz w:val="19"/>
          <w:szCs w:val="19"/>
        </w:rPr>
        <w:t>, the same one for using writable textures (i.e. “surfaces”).</w:t>
      </w:r>
      <w:r w:rsidR="00481832">
        <w:rPr>
          <w:rFonts w:ascii="Univers CE 45 Light" w:hAnsi="Univers CE 45 Light"/>
          <w:sz w:val="19"/>
          <w:szCs w:val="19"/>
        </w:rPr>
        <w:t xml:space="preserve"> </w:t>
      </w:r>
      <w:r w:rsidR="007B54A4">
        <w:rPr>
          <w:rFonts w:ascii="Univers CE 45 Light" w:hAnsi="Univers CE 45 Light"/>
          <w:sz w:val="19"/>
          <w:szCs w:val="19"/>
        </w:rPr>
        <w:t>T</w:t>
      </w:r>
      <w:r w:rsidR="00304F6F">
        <w:rPr>
          <w:rFonts w:ascii="Univers CE 45 Light" w:hAnsi="Univers CE 45 Light"/>
          <w:sz w:val="19"/>
          <w:szCs w:val="19"/>
        </w:rPr>
        <w:t xml:space="preserve">he </w:t>
      </w:r>
      <w:r w:rsidR="00796A07">
        <w:rPr>
          <w:rFonts w:ascii="Univers CE 45 Light" w:hAnsi="Univers CE 45 Light"/>
          <w:sz w:val="19"/>
          <w:szCs w:val="19"/>
        </w:rPr>
        <w:t xml:space="preserve">CUDA </w:t>
      </w:r>
      <w:r w:rsidR="00304F6F">
        <w:rPr>
          <w:rFonts w:ascii="Univers CE 45 Light" w:hAnsi="Univers CE 45 Light"/>
          <w:sz w:val="19"/>
          <w:szCs w:val="19"/>
        </w:rPr>
        <w:t>GPU Computing SDK Sample</w:t>
      </w:r>
      <w:r w:rsidR="00796A07">
        <w:rPr>
          <w:rFonts w:ascii="Univers CE 45 Light" w:hAnsi="Univers CE 45 Light"/>
          <w:sz w:val="19"/>
          <w:szCs w:val="19"/>
        </w:rPr>
        <w:t xml:space="preserve">s </w:t>
      </w:r>
      <w:r w:rsidR="00BC31C1">
        <w:rPr>
          <w:rFonts w:ascii="Univers CE 45 Light" w:hAnsi="Univers CE 45 Light"/>
          <w:sz w:val="19"/>
          <w:szCs w:val="19"/>
        </w:rPr>
        <w:t>show one</w:t>
      </w:r>
      <w:r w:rsidR="00796A07">
        <w:rPr>
          <w:rFonts w:ascii="Univers CE 45 Light" w:hAnsi="Univers CE 45 Light"/>
          <w:sz w:val="19"/>
          <w:szCs w:val="19"/>
        </w:rPr>
        <w:t xml:space="preserve"> exa</w:t>
      </w:r>
      <w:r w:rsidR="007B54A4">
        <w:rPr>
          <w:rFonts w:ascii="Univers CE 45 Light" w:hAnsi="Univers CE 45 Light"/>
          <w:sz w:val="19"/>
          <w:szCs w:val="19"/>
        </w:rPr>
        <w:t xml:space="preserve">mple </w:t>
      </w:r>
      <w:r w:rsidR="00BC31C1">
        <w:rPr>
          <w:rFonts w:ascii="Univers CE 45 Light" w:hAnsi="Univers CE 45 Light"/>
          <w:sz w:val="19"/>
          <w:szCs w:val="19"/>
        </w:rPr>
        <w:t xml:space="preserve">in which user can </w:t>
      </w:r>
      <w:r w:rsidR="007B54A4">
        <w:rPr>
          <w:rFonts w:ascii="Univers CE 45 Light" w:hAnsi="Univers CE 45 Light"/>
          <w:sz w:val="19"/>
          <w:szCs w:val="19"/>
        </w:rPr>
        <w:t xml:space="preserve">dynamically </w:t>
      </w:r>
      <w:r w:rsidR="00BC31C1">
        <w:rPr>
          <w:rFonts w:ascii="Univers CE 45 Light" w:hAnsi="Univers CE 45 Light"/>
          <w:sz w:val="19"/>
          <w:szCs w:val="19"/>
        </w:rPr>
        <w:t>modify</w:t>
      </w:r>
      <w:r w:rsidR="007B54A4">
        <w:rPr>
          <w:rFonts w:ascii="Univers CE 45 Light" w:hAnsi="Univers CE 45 Light"/>
          <w:sz w:val="19"/>
          <w:szCs w:val="19"/>
        </w:rPr>
        <w:t xml:space="preserve"> filter</w:t>
      </w:r>
      <w:r w:rsidR="00BC31C1">
        <w:rPr>
          <w:rFonts w:ascii="Univers CE 45 Light" w:hAnsi="Univers CE 45 Light"/>
          <w:sz w:val="19"/>
          <w:szCs w:val="19"/>
        </w:rPr>
        <w:t>s</w:t>
      </w:r>
      <w:r w:rsidR="007B54A4">
        <w:rPr>
          <w:rFonts w:ascii="Univers CE 45 Light" w:hAnsi="Univers CE 45 Light"/>
          <w:sz w:val="19"/>
          <w:szCs w:val="19"/>
        </w:rPr>
        <w:t xml:space="preserve"> for image processing</w:t>
      </w:r>
      <w:r w:rsidR="00BC31C1">
        <w:rPr>
          <w:rFonts w:ascii="Univers CE 45 Light" w:hAnsi="Univers CE 45 Light"/>
          <w:sz w:val="19"/>
          <w:szCs w:val="19"/>
        </w:rPr>
        <w:t xml:space="preserve"> (</w:t>
      </w:r>
      <w:proofErr w:type="spellStart"/>
      <w:r w:rsidR="00BC31C1">
        <w:rPr>
          <w:rFonts w:ascii="Univers CE 45 Light" w:hAnsi="Univers CE 45 Light"/>
          <w:sz w:val="19"/>
          <w:szCs w:val="19"/>
        </w:rPr>
        <w:t>sobel</w:t>
      </w:r>
      <w:proofErr w:type="spellEnd"/>
      <w:r w:rsidR="00BC31C1">
        <w:rPr>
          <w:rFonts w:ascii="Univers CE 45 Light" w:hAnsi="Univers CE 45 Light"/>
          <w:sz w:val="19"/>
          <w:szCs w:val="19"/>
        </w:rPr>
        <w:t>, etc…)</w:t>
      </w:r>
      <w:r w:rsidR="007B54A4">
        <w:rPr>
          <w:rFonts w:ascii="Univers CE 45 Light" w:hAnsi="Univers CE 45 Light"/>
          <w:sz w:val="19"/>
          <w:szCs w:val="19"/>
        </w:rPr>
        <w:t>.</w:t>
      </w:r>
    </w:p>
    <w:p w:rsidR="00304F6F" w:rsidRPr="00304F6F" w:rsidRDefault="00304F6F" w:rsidP="00304F6F">
      <w:pPr>
        <w:ind w:left="709"/>
      </w:pPr>
    </w:p>
    <w:p w:rsidR="00D61157" w:rsidRDefault="00A13336" w:rsidP="00D61157">
      <w:pPr>
        <w:ind w:left="709" w:right="34"/>
        <w:rPr>
          <w:rFonts w:ascii="Univers CE 45 Light" w:hAnsi="Univers CE 45 Light"/>
          <w:sz w:val="19"/>
          <w:szCs w:val="19"/>
        </w:rPr>
      </w:pPr>
      <w:r>
        <w:rPr>
          <w:rFonts w:ascii="Univers CE 45 Light" w:hAnsi="Univers CE 45 Light"/>
          <w:sz w:val="19"/>
          <w:szCs w:val="19"/>
        </w:rPr>
        <w:t xml:space="preserve">Device function pointers can be declared </w:t>
      </w:r>
      <w:proofErr w:type="gramStart"/>
      <w:r>
        <w:rPr>
          <w:rFonts w:ascii="Univers CE 45 Light" w:hAnsi="Univers CE 45 Light"/>
          <w:sz w:val="19"/>
          <w:szCs w:val="19"/>
        </w:rPr>
        <w:t>as :</w:t>
      </w:r>
      <w:proofErr w:type="gramEnd"/>
    </w:p>
    <w:p w:rsidR="009F4155" w:rsidRDefault="009F4155" w:rsidP="00D61157">
      <w:pPr>
        <w:ind w:left="709" w:right="34"/>
        <w:rPr>
          <w:rFonts w:ascii="Univers CE 45 Light" w:hAnsi="Univers CE 45 Light"/>
          <w:sz w:val="19"/>
          <w:szCs w:val="19"/>
        </w:rPr>
      </w:pPr>
    </w:p>
    <w:p w:rsidR="00262DBB" w:rsidRDefault="00AC1734" w:rsidP="00D61157">
      <w:pPr>
        <w:ind w:left="709" w:right="34"/>
        <w:rPr>
          <w:rFonts w:ascii="Univers CE 45 Light" w:hAnsi="Univers CE 45 Light"/>
          <w:sz w:val="19"/>
          <w:szCs w:val="19"/>
        </w:rPr>
      </w:pPr>
      <w:r w:rsidRPr="00AC1734">
        <w:rPr>
          <w:rFonts w:ascii="Univers CE 45 Light" w:hAnsi="Univers CE 45 Light"/>
          <w:noProof/>
          <w:sz w:val="19"/>
          <w:szCs w:val="19"/>
        </w:rPr>
      </w:r>
      <w:r>
        <w:rPr>
          <w:rFonts w:ascii="Univers CE 45 Light" w:hAnsi="Univers CE 45 Light"/>
          <w:noProof/>
          <w:sz w:val="19"/>
          <w:szCs w:val="19"/>
        </w:rPr>
        <w:pict>
          <v:shape id="Zone de texte 2" o:spid="_x0000_s1032" type="#_x0000_t202" style="width:479.7pt;height:2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">
            <v:textbox style="mso-next-textbox:#Zone de texte 2">
              <w:txbxContent>
                <w:p w:rsidR="00F60A94" w:rsidRPr="00E20E31" w:rsidRDefault="00F60A94" w:rsidP="00EE1F98">
                  <w:pPr>
                    <w:autoSpaceDE w:val="0"/>
                    <w:autoSpaceDN w:val="0"/>
                    <w:adjustRightInd w:val="0"/>
                    <w:jc w:val="left"/>
                  </w:pPr>
                  <w:r w:rsidRPr="00EE1F98">
                    <w:rPr>
                      <w:rFonts w:ascii="Consolas" w:eastAsiaTheme="minorHAnsi" w:hAnsi="Consolas" w:cs="Consolas"/>
                      <w:color w:val="0000FF"/>
                      <w:sz w:val="16"/>
                      <w:szCs w:val="16"/>
                    </w:rPr>
                    <w:t>__device__</w:t>
                  </w:r>
                  <w:r w:rsidRPr="00EE1F98">
                    <w:rPr>
                      <w:rFonts w:ascii="Consolas" w:eastAsiaTheme="minorHAnsi" w:hAnsi="Consolas" w:cs="Consolas"/>
                      <w:sz w:val="16"/>
                      <w:szCs w:val="16"/>
                    </w:rPr>
                    <w:t xml:space="preserve"> </w:t>
                  </w:r>
                  <w:r w:rsidRPr="00EE1F98">
                    <w:rPr>
                      <w:rFonts w:ascii="Consolas" w:eastAsiaTheme="minorHAnsi" w:hAnsi="Consolas" w:cs="Consolas"/>
                      <w:color w:val="0000FF"/>
                      <w:sz w:val="16"/>
                      <w:szCs w:val="16"/>
                    </w:rPr>
                    <w:t>unsigned char</w:t>
                  </w:r>
                  <w:r w:rsidRPr="00EE1F98">
                    <w:rPr>
                      <w:rFonts w:ascii="Consolas" w:eastAsiaTheme="minorHAnsi" w:hAnsi="Consolas" w:cs="Consolas"/>
                      <w:sz w:val="16"/>
                      <w:szCs w:val="16"/>
                    </w:rPr>
                    <w:t xml:space="preserve"> </w:t>
                  </w:r>
                  <w:proofErr w:type="gramStart"/>
                  <w:r w:rsidRPr="00EE1F98">
                    <w:rPr>
                      <w:rFonts w:ascii="Consolas" w:eastAsiaTheme="minorHAnsi" w:hAnsi="Consolas" w:cs="Consolas"/>
                      <w:sz w:val="16"/>
                      <w:szCs w:val="16"/>
                    </w:rPr>
                    <w:t>( *</w:t>
                  </w:r>
                  <w:proofErr w:type="gramEnd"/>
                  <w:r w:rsidRPr="00EE1F98">
                    <w:rPr>
                      <w:rFonts w:ascii="Consolas" w:eastAsiaTheme="minorHAnsi" w:hAnsi="Consolas" w:cs="Consolas"/>
                      <w:sz w:val="16"/>
                      <w:szCs w:val="16"/>
                    </w:rPr>
                    <w:t xml:space="preserve">f )( </w:t>
                  </w:r>
                  <w:r w:rsidRPr="00EE1F98">
                    <w:rPr>
                      <w:rFonts w:ascii="Consolas" w:eastAsiaTheme="minorHAnsi" w:hAnsi="Consolas" w:cs="Consolas"/>
                      <w:color w:val="0000FF"/>
                      <w:sz w:val="16"/>
                      <w:szCs w:val="16"/>
                    </w:rPr>
                    <w:t xml:space="preserve">unsigned </w:t>
                  </w:r>
                  <w:proofErr w:type="spellStart"/>
                  <w:r w:rsidRPr="00EE1F98">
                    <w:rPr>
                      <w:rFonts w:ascii="Consolas" w:eastAsiaTheme="minorHAnsi" w:hAnsi="Consolas" w:cs="Consolas"/>
                      <w:color w:val="0000FF"/>
                      <w:sz w:val="16"/>
                      <w:szCs w:val="16"/>
                    </w:rPr>
                    <w:t>int</w:t>
                  </w:r>
                  <w:proofErr w:type="spellEnd"/>
                  <w:r w:rsidRPr="00EE1F98">
                    <w:rPr>
                      <w:rFonts w:ascii="Consolas" w:eastAsiaTheme="minorHAnsi" w:hAnsi="Consolas" w:cs="Consolas"/>
                      <w:sz w:val="16"/>
                      <w:szCs w:val="16"/>
                    </w:rPr>
                    <w:t xml:space="preserve"> </w:t>
                  </w:r>
                  <w:proofErr w:type="spellStart"/>
                  <w:r w:rsidRPr="00EE1F98">
                    <w:rPr>
                      <w:rFonts w:ascii="Consolas" w:eastAsiaTheme="minorHAnsi" w:hAnsi="Consolas" w:cs="Consolas"/>
                      <w:sz w:val="16"/>
                      <w:szCs w:val="16"/>
                    </w:rPr>
                    <w:t>pSize</w:t>
                  </w:r>
                  <w:proofErr w:type="spellEnd"/>
                  <w:r w:rsidRPr="00EE1F98">
                    <w:rPr>
                      <w:rFonts w:ascii="Consolas" w:eastAsiaTheme="minorHAnsi" w:hAnsi="Consolas" w:cs="Consolas"/>
                      <w:sz w:val="16"/>
                      <w:szCs w:val="16"/>
                    </w:rPr>
                    <w:t xml:space="preserve">, </w:t>
                  </w:r>
                  <w:r w:rsidRPr="00EE1F98">
                    <w:rPr>
                      <w:rFonts w:ascii="Consolas" w:eastAsiaTheme="minorHAnsi" w:hAnsi="Consolas" w:cs="Consolas"/>
                      <w:color w:val="0000FF"/>
                      <w:sz w:val="16"/>
                      <w:szCs w:val="16"/>
                    </w:rPr>
                    <w:t>const unsigned char</w:t>
                  </w:r>
                  <w:r w:rsidRPr="00EE1F98">
                    <w:rPr>
                      <w:rFonts w:ascii="Consolas" w:eastAsiaTheme="minorHAnsi" w:hAnsi="Consolas" w:cs="Consolas"/>
                      <w:sz w:val="16"/>
                      <w:szCs w:val="16"/>
                    </w:rPr>
                    <w:t xml:space="preserve">* </w:t>
                  </w:r>
                  <w:proofErr w:type="spellStart"/>
                  <w:r w:rsidRPr="00EE1F98">
                    <w:rPr>
                      <w:rFonts w:ascii="Consolas" w:eastAsiaTheme="minorHAnsi" w:hAnsi="Consolas" w:cs="Consolas"/>
                      <w:sz w:val="16"/>
                      <w:szCs w:val="16"/>
                    </w:rPr>
                    <w:t>pInput</w:t>
                  </w:r>
                  <w:proofErr w:type="spellEnd"/>
                  <w:r w:rsidRPr="00EE1F98">
                    <w:rPr>
                      <w:rFonts w:ascii="Consolas" w:eastAsiaTheme="minorHAnsi" w:hAnsi="Consolas" w:cs="Consolas"/>
                      <w:sz w:val="16"/>
                      <w:szCs w:val="16"/>
                    </w:rPr>
                    <w:t xml:space="preserve"> );</w:t>
                  </w:r>
                </w:p>
              </w:txbxContent>
            </v:textbox>
            <w10:wrap type="none"/>
            <w10:anchorlock/>
          </v:shape>
        </w:pict>
      </w:r>
    </w:p>
    <w:p w:rsidR="009F4155" w:rsidRDefault="009F4155" w:rsidP="00D61157">
      <w:pPr>
        <w:ind w:left="709" w:right="34"/>
        <w:rPr>
          <w:rFonts w:ascii="Univers CE 45 Light" w:hAnsi="Univers CE 45 Light"/>
          <w:sz w:val="19"/>
          <w:szCs w:val="19"/>
        </w:rPr>
      </w:pPr>
    </w:p>
    <w:p w:rsidR="00A13336" w:rsidRDefault="00A13336" w:rsidP="00D61157">
      <w:pPr>
        <w:ind w:left="709" w:right="34"/>
        <w:rPr>
          <w:rFonts w:ascii="Univers CE 45 Light" w:hAnsi="Univers CE 45 Light"/>
          <w:sz w:val="19"/>
          <w:szCs w:val="19"/>
        </w:rPr>
      </w:pPr>
      <w:r>
        <w:rPr>
          <w:rFonts w:ascii="Univers CE 45 Light" w:hAnsi="Univers CE 45 Light"/>
          <w:sz w:val="19"/>
          <w:szCs w:val="19"/>
        </w:rPr>
        <w:t xml:space="preserve">Or with a </w:t>
      </w:r>
      <w:r w:rsidR="00EE1F98">
        <w:rPr>
          <w:rFonts w:ascii="Univers CE 45 Light" w:hAnsi="Univers CE 45 Light"/>
          <w:sz w:val="19"/>
          <w:szCs w:val="19"/>
        </w:rPr>
        <w:t>“</w:t>
      </w:r>
      <w:proofErr w:type="spellStart"/>
      <w:r w:rsidRPr="00EE1F98">
        <w:rPr>
          <w:rFonts w:ascii="Consolas" w:eastAsiaTheme="minorHAnsi" w:hAnsi="Consolas" w:cs="Consolas"/>
          <w:sz w:val="16"/>
          <w:szCs w:val="16"/>
        </w:rPr>
        <w:t>typedef</w:t>
      </w:r>
      <w:proofErr w:type="spellEnd"/>
      <w:r w:rsidR="00EE1F98">
        <w:rPr>
          <w:rFonts w:ascii="Univers CE 45 Light" w:hAnsi="Univers CE 45 Light"/>
          <w:sz w:val="19"/>
          <w:szCs w:val="19"/>
        </w:rPr>
        <w:t>”</w:t>
      </w:r>
      <w:r>
        <w:rPr>
          <w:rFonts w:ascii="Univers CE 45 Light" w:hAnsi="Univers CE 45 Light"/>
          <w:sz w:val="19"/>
          <w:szCs w:val="19"/>
        </w:rPr>
        <w:t>:</w:t>
      </w:r>
    </w:p>
    <w:p w:rsidR="009F4155" w:rsidRDefault="009F4155" w:rsidP="00D61157">
      <w:pPr>
        <w:ind w:left="709" w:right="34"/>
        <w:rPr>
          <w:rFonts w:ascii="Univers CE 45 Light" w:hAnsi="Univers CE 45 Light"/>
          <w:sz w:val="19"/>
          <w:szCs w:val="19"/>
        </w:rPr>
      </w:pPr>
    </w:p>
    <w:p w:rsidR="00262DBB" w:rsidRDefault="00AC1734" w:rsidP="00D61157">
      <w:pPr>
        <w:ind w:left="709" w:right="34"/>
        <w:rPr>
          <w:rFonts w:ascii="Univers CE 45 Light" w:hAnsi="Univers CE 45 Light"/>
          <w:sz w:val="19"/>
          <w:szCs w:val="19"/>
        </w:rPr>
      </w:pPr>
      <w:r w:rsidRPr="00AC1734">
        <w:rPr>
          <w:rFonts w:ascii="Univers CE 45 Light" w:hAnsi="Univers CE 45 Light"/>
          <w:noProof/>
          <w:sz w:val="19"/>
          <w:szCs w:val="19"/>
        </w:rPr>
      </w:r>
      <w:r>
        <w:rPr>
          <w:rFonts w:ascii="Univers CE 45 Light" w:hAnsi="Univers CE 45 Light"/>
          <w:noProof/>
          <w:sz w:val="19"/>
          <w:szCs w:val="19"/>
        </w:rPr>
        <w:pict>
          <v:shape id="_x0000_s1031" type="#_x0000_t202" style="width:479.7pt;height:40.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">
            <v:textbox style="mso-next-textbox:#_x0000_s1031">
              <w:txbxContent>
                <w:p w:rsidR="00F60A94" w:rsidRPr="00EE1F98" w:rsidRDefault="00F60A94" w:rsidP="00EE1F98">
                  <w:pPr>
                    <w:autoSpaceDE w:val="0"/>
                    <w:autoSpaceDN w:val="0"/>
                    <w:adjustRightInd w:val="0"/>
                    <w:jc w:val="left"/>
                    <w:rPr>
                      <w:rFonts w:ascii="Consolas" w:eastAsiaTheme="minorHAnsi" w:hAnsi="Consolas" w:cs="Consolas"/>
                      <w:sz w:val="16"/>
                      <w:szCs w:val="16"/>
                    </w:rPr>
                  </w:pPr>
                  <w:proofErr w:type="spellStart"/>
                  <w:proofErr w:type="gramStart"/>
                  <w:r w:rsidRPr="00EE1F98">
                    <w:rPr>
                      <w:rFonts w:ascii="Consolas" w:eastAsiaTheme="minorHAnsi" w:hAnsi="Consolas" w:cs="Consolas"/>
                      <w:color w:val="0000FF"/>
                      <w:sz w:val="16"/>
                      <w:szCs w:val="16"/>
                    </w:rPr>
                    <w:t>typedef</w:t>
                  </w:r>
                  <w:proofErr w:type="spellEnd"/>
                  <w:proofErr w:type="gramEnd"/>
                  <w:r w:rsidRPr="00EE1F98">
                    <w:rPr>
                      <w:rFonts w:ascii="Consolas" w:eastAsiaTheme="minorHAnsi" w:hAnsi="Consolas" w:cs="Consolas"/>
                      <w:color w:val="0000FF"/>
                      <w:sz w:val="16"/>
                      <w:szCs w:val="16"/>
                    </w:rPr>
                    <w:t xml:space="preserve"> unsigned char</w:t>
                  </w:r>
                  <w:r w:rsidRPr="00EE1F98">
                    <w:rPr>
                      <w:rFonts w:ascii="Consolas" w:eastAsiaTheme="minorHAnsi" w:hAnsi="Consolas" w:cs="Consolas"/>
                      <w:sz w:val="16"/>
                      <w:szCs w:val="16"/>
                    </w:rPr>
                    <w:t xml:space="preserve"> ( *</w:t>
                  </w:r>
                  <w:proofErr w:type="spellStart"/>
                  <w:r w:rsidRPr="00EE1F98">
                    <w:rPr>
                      <w:rFonts w:ascii="Consolas" w:eastAsiaTheme="minorHAnsi" w:hAnsi="Consolas" w:cs="Consolas"/>
                      <w:sz w:val="16"/>
                      <w:szCs w:val="16"/>
                    </w:rPr>
                    <w:t>FunctionPointerType</w:t>
                  </w:r>
                  <w:proofErr w:type="spellEnd"/>
                  <w:r w:rsidRPr="00EE1F98">
                    <w:rPr>
                      <w:rFonts w:ascii="Consolas" w:eastAsiaTheme="minorHAnsi" w:hAnsi="Consolas" w:cs="Consolas"/>
                      <w:sz w:val="16"/>
                      <w:szCs w:val="16"/>
                    </w:rPr>
                    <w:t xml:space="preserve"> )( </w:t>
                  </w:r>
                  <w:r w:rsidRPr="00EE1F98">
                    <w:rPr>
                      <w:rFonts w:ascii="Consolas" w:eastAsiaTheme="minorHAnsi" w:hAnsi="Consolas" w:cs="Consolas"/>
                      <w:color w:val="0000FF"/>
                      <w:sz w:val="16"/>
                      <w:szCs w:val="16"/>
                    </w:rPr>
                    <w:t xml:space="preserve">unsigned </w:t>
                  </w:r>
                  <w:proofErr w:type="spellStart"/>
                  <w:r w:rsidRPr="00EE1F98">
                    <w:rPr>
                      <w:rFonts w:ascii="Consolas" w:eastAsiaTheme="minorHAnsi" w:hAnsi="Consolas" w:cs="Consolas"/>
                      <w:color w:val="0000FF"/>
                      <w:sz w:val="16"/>
                      <w:szCs w:val="16"/>
                    </w:rPr>
                    <w:t>int</w:t>
                  </w:r>
                  <w:proofErr w:type="spellEnd"/>
                  <w:r w:rsidRPr="00EE1F98">
                    <w:rPr>
                      <w:rFonts w:ascii="Consolas" w:eastAsiaTheme="minorHAnsi" w:hAnsi="Consolas" w:cs="Consolas"/>
                      <w:sz w:val="16"/>
                      <w:szCs w:val="16"/>
                    </w:rPr>
                    <w:t xml:space="preserve"> </w:t>
                  </w:r>
                  <w:proofErr w:type="spellStart"/>
                  <w:r w:rsidRPr="00EE1F98">
                    <w:rPr>
                      <w:rFonts w:ascii="Consolas" w:eastAsiaTheme="minorHAnsi" w:hAnsi="Consolas" w:cs="Consolas"/>
                      <w:sz w:val="16"/>
                      <w:szCs w:val="16"/>
                    </w:rPr>
                    <w:t>pSize</w:t>
                  </w:r>
                  <w:proofErr w:type="spellEnd"/>
                  <w:r w:rsidRPr="00EE1F98">
                    <w:rPr>
                      <w:rFonts w:ascii="Consolas" w:eastAsiaTheme="minorHAnsi" w:hAnsi="Consolas" w:cs="Consolas"/>
                      <w:sz w:val="16"/>
                      <w:szCs w:val="16"/>
                    </w:rPr>
                    <w:t xml:space="preserve">, </w:t>
                  </w:r>
                  <w:r w:rsidRPr="00EE1F98">
                    <w:rPr>
                      <w:rFonts w:ascii="Consolas" w:eastAsiaTheme="minorHAnsi" w:hAnsi="Consolas" w:cs="Consolas"/>
                      <w:color w:val="0000FF"/>
                      <w:sz w:val="16"/>
                      <w:szCs w:val="16"/>
                    </w:rPr>
                    <w:t>const unsigned char</w:t>
                  </w:r>
                  <w:r w:rsidRPr="00EE1F98">
                    <w:rPr>
                      <w:rFonts w:ascii="Consolas" w:eastAsiaTheme="minorHAnsi" w:hAnsi="Consolas" w:cs="Consolas"/>
                      <w:sz w:val="16"/>
                      <w:szCs w:val="16"/>
                    </w:rPr>
                    <w:t xml:space="preserve">* </w:t>
                  </w:r>
                  <w:proofErr w:type="spellStart"/>
                  <w:r w:rsidRPr="00EE1F98">
                    <w:rPr>
                      <w:rFonts w:ascii="Consolas" w:eastAsiaTheme="minorHAnsi" w:hAnsi="Consolas" w:cs="Consolas"/>
                      <w:sz w:val="16"/>
                      <w:szCs w:val="16"/>
                    </w:rPr>
                    <w:t>pInput</w:t>
                  </w:r>
                  <w:proofErr w:type="spellEnd"/>
                  <w:r w:rsidRPr="00EE1F98">
                    <w:rPr>
                      <w:rFonts w:ascii="Consolas" w:eastAsiaTheme="minorHAnsi" w:hAnsi="Consolas" w:cs="Consolas"/>
                      <w:sz w:val="16"/>
                      <w:szCs w:val="16"/>
                    </w:rPr>
                    <w:t xml:space="preserve"> );</w:t>
                  </w:r>
                </w:p>
                <w:p w:rsidR="00F60A94" w:rsidRPr="00EE1F98" w:rsidRDefault="00F60A94" w:rsidP="00EE1F98">
                  <w:pPr>
                    <w:autoSpaceDE w:val="0"/>
                    <w:autoSpaceDN w:val="0"/>
                    <w:adjustRightInd w:val="0"/>
                    <w:jc w:val="left"/>
                    <w:rPr>
                      <w:rFonts w:ascii="Consolas" w:eastAsiaTheme="minorHAnsi" w:hAnsi="Consolas" w:cs="Consolas"/>
                      <w:sz w:val="16"/>
                      <w:szCs w:val="16"/>
                    </w:rPr>
                  </w:pPr>
                  <w:r w:rsidRPr="00EE1F98">
                    <w:rPr>
                      <w:rFonts w:ascii="Consolas" w:eastAsiaTheme="minorHAnsi" w:hAnsi="Consolas" w:cs="Consolas"/>
                      <w:color w:val="0000FF"/>
                      <w:sz w:val="16"/>
                      <w:szCs w:val="16"/>
                    </w:rPr>
                    <w:t>__device__</w:t>
                  </w:r>
                  <w:r w:rsidRPr="00EE1F98">
                    <w:rPr>
                      <w:rFonts w:ascii="Consolas" w:eastAsiaTheme="minorHAnsi" w:hAnsi="Consolas" w:cs="Consolas"/>
                      <w:sz w:val="16"/>
                      <w:szCs w:val="16"/>
                    </w:rPr>
                    <w:t xml:space="preserve"> </w:t>
                  </w:r>
                  <w:proofErr w:type="spellStart"/>
                  <w:r w:rsidRPr="00EE1F98">
                    <w:rPr>
                      <w:rFonts w:ascii="Consolas" w:eastAsiaTheme="minorHAnsi" w:hAnsi="Consolas" w:cs="Consolas"/>
                      <w:sz w:val="16"/>
                      <w:szCs w:val="16"/>
                    </w:rPr>
                    <w:t>FunctionPointerType</w:t>
                  </w:r>
                  <w:proofErr w:type="spellEnd"/>
                  <w:r w:rsidRPr="00EE1F98">
                    <w:rPr>
                      <w:rFonts w:ascii="Consolas" w:eastAsiaTheme="minorHAnsi" w:hAnsi="Consolas" w:cs="Consolas"/>
                      <w:sz w:val="16"/>
                      <w:szCs w:val="16"/>
                    </w:rPr>
                    <w:t xml:space="preserve"> _</w:t>
                  </w:r>
                  <w:proofErr w:type="spellStart"/>
                  <w:r w:rsidRPr="00EE1F98">
                    <w:rPr>
                      <w:rFonts w:ascii="Consolas" w:eastAsiaTheme="minorHAnsi" w:hAnsi="Consolas" w:cs="Consolas"/>
                      <w:sz w:val="16"/>
                      <w:szCs w:val="16"/>
                    </w:rPr>
                    <w:t>d_algorithmFunction</w:t>
                  </w:r>
                  <w:proofErr w:type="spellEnd"/>
                  <w:r w:rsidRPr="00EE1F98">
                    <w:rPr>
                      <w:rFonts w:ascii="Consolas" w:eastAsiaTheme="minorHAnsi" w:hAnsi="Consolas" w:cs="Consolas"/>
                      <w:sz w:val="16"/>
                      <w:szCs w:val="16"/>
                    </w:rPr>
                    <w:t xml:space="preserve"> = NULL;</w:t>
                  </w:r>
                </w:p>
              </w:txbxContent>
            </v:textbox>
            <w10:wrap type="none"/>
            <w10:anchorlock/>
          </v:shape>
        </w:pict>
      </w:r>
    </w:p>
    <w:p w:rsidR="00A13336" w:rsidRDefault="00A13336" w:rsidP="00D61157">
      <w:pPr>
        <w:ind w:left="709" w:right="34"/>
        <w:rPr>
          <w:rFonts w:ascii="Univers CE 45 Light" w:hAnsi="Univers CE 45 Light"/>
          <w:sz w:val="19"/>
          <w:szCs w:val="19"/>
        </w:rPr>
      </w:pPr>
    </w:p>
    <w:p w:rsidR="00D61157" w:rsidRDefault="00C61CF6" w:rsidP="00D61157">
      <w:pPr>
        <w:ind w:left="709" w:right="34"/>
        <w:rPr>
          <w:rFonts w:ascii="Univers CE 45 Light" w:hAnsi="Univers CE 45 Light"/>
          <w:sz w:val="19"/>
          <w:szCs w:val="19"/>
        </w:rPr>
      </w:pPr>
      <w:r>
        <w:rPr>
          <w:rFonts w:ascii="Univers CE 45 Light" w:hAnsi="Univers CE 45 Light"/>
          <w:sz w:val="19"/>
          <w:szCs w:val="19"/>
        </w:rPr>
        <w:t>It is possible to create function pointers table with an array.</w:t>
      </w:r>
    </w:p>
    <w:p w:rsidR="00C61CF6" w:rsidRDefault="00C61CF6" w:rsidP="00D61157">
      <w:pPr>
        <w:ind w:left="709" w:right="34"/>
        <w:rPr>
          <w:rFonts w:ascii="Univers CE 45 Light" w:hAnsi="Univers CE 45 Light"/>
          <w:sz w:val="19"/>
          <w:szCs w:val="19"/>
        </w:rPr>
      </w:pPr>
      <w:r>
        <w:rPr>
          <w:rFonts w:ascii="Univers CE 45 Light" w:hAnsi="Univers CE 45 Light"/>
          <w:sz w:val="19"/>
          <w:szCs w:val="19"/>
        </w:rPr>
        <w:t>User can modify function pointer</w:t>
      </w:r>
      <w:r w:rsidR="00BF6079">
        <w:rPr>
          <w:rFonts w:ascii="Univers CE 45 Light" w:hAnsi="Univers CE 45 Light"/>
          <w:sz w:val="19"/>
          <w:szCs w:val="19"/>
        </w:rPr>
        <w:t>s</w:t>
      </w:r>
      <w:r>
        <w:rPr>
          <w:rFonts w:ascii="Univers CE 45 Light" w:hAnsi="Univers CE 45 Light"/>
          <w:sz w:val="19"/>
          <w:szCs w:val="19"/>
        </w:rPr>
        <w:t xml:space="preserve"> dynamically</w:t>
      </w:r>
      <w:r w:rsidR="00887767">
        <w:rPr>
          <w:rFonts w:ascii="Univers CE 45 Light" w:hAnsi="Univers CE 45 Light"/>
          <w:sz w:val="19"/>
          <w:szCs w:val="19"/>
        </w:rPr>
        <w:t xml:space="preserve"> from host (i.e. CPU)</w:t>
      </w:r>
      <w:r>
        <w:rPr>
          <w:rFonts w:ascii="Univers CE 45 Light" w:hAnsi="Univers CE 45 Light"/>
          <w:sz w:val="19"/>
          <w:szCs w:val="19"/>
        </w:rPr>
        <w:t>.</w:t>
      </w:r>
    </w:p>
    <w:p w:rsidR="007A4E44" w:rsidRDefault="007A4E44" w:rsidP="00D61157">
      <w:pPr>
        <w:ind w:left="709" w:right="34"/>
        <w:rPr>
          <w:rFonts w:ascii="Univers CE 45 Light" w:hAnsi="Univers CE 45 Light"/>
          <w:sz w:val="19"/>
          <w:szCs w:val="19"/>
        </w:rPr>
      </w:pPr>
    </w:p>
    <w:p w:rsidR="007A4E44" w:rsidRDefault="007A4E44" w:rsidP="00D61157">
      <w:pPr>
        <w:ind w:left="709" w:right="34"/>
        <w:rPr>
          <w:rFonts w:ascii="Univers CE 45 Light" w:hAnsi="Univers CE 45 Light"/>
          <w:sz w:val="19"/>
          <w:szCs w:val="19"/>
        </w:rPr>
      </w:pPr>
    </w:p>
    <w:p w:rsidR="007A4E44" w:rsidRDefault="007A4E44" w:rsidP="00D61157">
      <w:pPr>
        <w:ind w:left="709" w:right="34"/>
        <w:rPr>
          <w:rFonts w:ascii="Univers CE 45 Light" w:hAnsi="Univers CE 45 Light"/>
          <w:sz w:val="19"/>
          <w:szCs w:val="19"/>
        </w:rPr>
      </w:pPr>
    </w:p>
    <w:p w:rsidR="00D25E05" w:rsidRDefault="00D25E05" w:rsidP="00164B74">
      <w:pPr>
        <w:pStyle w:val="Titre1"/>
        <w:numPr>
          <w:ilvl w:val="0"/>
          <w:numId w:val="20"/>
        </w:numPr>
        <w:sectPr w:rsidR="00D25E05" w:rsidSect="00D561C0">
          <w:headerReference w:type="even" r:id="rId16"/>
          <w:footerReference w:type="even" r:id="rId17"/>
          <w:footerReference w:type="default" r:id="rId18"/>
          <w:pgSz w:w="11906" w:h="16838"/>
          <w:pgMar w:top="238" w:right="1133" w:bottom="244" w:left="426" w:header="567" w:footer="850" w:gutter="0"/>
          <w:cols w:space="708"/>
          <w:docGrid w:linePitch="360"/>
        </w:sectPr>
      </w:pPr>
    </w:p>
    <w:p w:rsidR="005E0A78" w:rsidRDefault="00A14A96" w:rsidP="00164B74">
      <w:pPr>
        <w:pStyle w:val="Titre1"/>
        <w:numPr>
          <w:ilvl w:val="0"/>
          <w:numId w:val="20"/>
        </w:numPr>
      </w:pPr>
      <w:bookmarkStart w:id="6" w:name="_Toc377412704"/>
      <w:r>
        <w:lastRenderedPageBreak/>
        <w:t>Implementation</w:t>
      </w:r>
      <w:bookmarkEnd w:id="6"/>
    </w:p>
    <w:p w:rsidR="00A14A96" w:rsidRPr="00A14A96" w:rsidRDefault="00A14A96" w:rsidP="00A14A96">
      <w:pPr>
        <w:pStyle w:val="Titre2"/>
        <w:numPr>
          <w:ilvl w:val="0"/>
          <w:numId w:val="25"/>
        </w:numPr>
      </w:pPr>
      <w:bookmarkStart w:id="7" w:name="_Toc377412705"/>
      <w:r>
        <w:t>Source code</w:t>
      </w:r>
      <w:bookmarkEnd w:id="7"/>
    </w:p>
    <w:p w:rsidR="00081441" w:rsidRDefault="00122F40" w:rsidP="00D61157">
      <w:pPr>
        <w:ind w:left="709" w:right="34"/>
        <w:rPr>
          <w:rFonts w:ascii="Univers CE 45 Light" w:hAnsi="Univers CE 45 Light"/>
          <w:sz w:val="19"/>
          <w:szCs w:val="19"/>
        </w:rPr>
      </w:pPr>
      <w:r>
        <w:rPr>
          <w:rFonts w:ascii="Univers CE 45 Light" w:hAnsi="Univers CE 45 Light"/>
          <w:sz w:val="19"/>
          <w:szCs w:val="19"/>
        </w:rPr>
        <w:t>Here is the source code of the k</w:t>
      </w:r>
      <w:r w:rsidRPr="00122F40">
        <w:rPr>
          <w:rFonts w:ascii="Univers CE 45 Light" w:hAnsi="Univers CE 45 Light"/>
          <w:sz w:val="19"/>
          <w:szCs w:val="19"/>
        </w:rPr>
        <w:t xml:space="preserve">ernel with one </w:t>
      </w:r>
      <w:r w:rsidR="00081441">
        <w:rPr>
          <w:rFonts w:ascii="Univers CE 45 Light" w:hAnsi="Univers CE 45 Light"/>
          <w:sz w:val="19"/>
          <w:szCs w:val="19"/>
        </w:rPr>
        <w:t>device function call “</w:t>
      </w:r>
      <w:proofErr w:type="spellStart"/>
      <w:proofErr w:type="gramStart"/>
      <w:r w:rsidR="00081441" w:rsidRPr="007A4E44">
        <w:rPr>
          <w:rFonts w:ascii="Consolas" w:eastAsiaTheme="minorHAnsi" w:hAnsi="Consolas" w:cs="Consolas"/>
          <w:sz w:val="16"/>
          <w:szCs w:val="16"/>
        </w:rPr>
        <w:t>algorithmFunction</w:t>
      </w:r>
      <w:proofErr w:type="spellEnd"/>
      <w:r w:rsidR="00D43343">
        <w:rPr>
          <w:rFonts w:ascii="Consolas" w:eastAsiaTheme="minorHAnsi" w:hAnsi="Consolas" w:cs="Consolas"/>
          <w:sz w:val="16"/>
          <w:szCs w:val="16"/>
        </w:rPr>
        <w:t>(</w:t>
      </w:r>
      <w:proofErr w:type="gramEnd"/>
      <w:r w:rsidR="00D43343">
        <w:rPr>
          <w:rFonts w:ascii="Consolas" w:eastAsiaTheme="minorHAnsi" w:hAnsi="Consolas" w:cs="Consolas"/>
          <w:sz w:val="16"/>
          <w:szCs w:val="16"/>
        </w:rPr>
        <w:t>)</w:t>
      </w:r>
      <w:r w:rsidR="00081441">
        <w:rPr>
          <w:rFonts w:ascii="Consolas" w:eastAsiaTheme="minorHAnsi" w:hAnsi="Consolas" w:cs="Consolas"/>
          <w:sz w:val="16"/>
          <w:szCs w:val="16"/>
        </w:rPr>
        <w:t>”</w:t>
      </w:r>
      <w:r w:rsidR="00081441">
        <w:rPr>
          <w:rFonts w:ascii="Univers CE 45 Light" w:hAnsi="Univers CE 45 Light"/>
          <w:sz w:val="19"/>
          <w:szCs w:val="19"/>
        </w:rPr>
        <w:t xml:space="preserve"> (either a pointer or not)</w:t>
      </w:r>
      <w:r>
        <w:rPr>
          <w:rFonts w:ascii="Univers CE 45 Light" w:hAnsi="Univers CE 45 Light"/>
          <w:sz w:val="19"/>
          <w:szCs w:val="19"/>
        </w:rPr>
        <w:t>.</w:t>
      </w:r>
    </w:p>
    <w:tbl>
      <w:tblPr>
        <w:tblStyle w:val="Grilledutableau"/>
        <w:tblW w:w="0" w:type="auto"/>
        <w:tblInd w:w="709" w:type="dxa"/>
        <w:tblLook w:val="04A0"/>
      </w:tblPr>
      <w:tblGrid>
        <w:gridCol w:w="9854"/>
      </w:tblGrid>
      <w:tr w:rsidR="007A4E44" w:rsidTr="00B06914">
        <w:tc>
          <w:tcPr>
            <w:tcW w:w="9854" w:type="dxa"/>
          </w:tcPr>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 xml:space="preserve"> * </w:t>
            </w:r>
            <w:r>
              <w:rPr>
                <w:rFonts w:ascii="Consolas" w:eastAsiaTheme="minorHAnsi" w:hAnsi="Consolas" w:cs="Consolas"/>
                <w:color w:val="008000"/>
                <w:sz w:val="16"/>
                <w:szCs w:val="16"/>
              </w:rPr>
              <w:t>Standard kernel call with one function pointer</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 xml:space="preserve"> *</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 xml:space="preserve"> * @</w:t>
            </w:r>
            <w:proofErr w:type="spellStart"/>
            <w:r w:rsidRPr="007A4E44">
              <w:rPr>
                <w:rFonts w:ascii="Consolas" w:eastAsiaTheme="minorHAnsi" w:hAnsi="Consolas" w:cs="Consolas"/>
                <w:color w:val="008000"/>
                <w:sz w:val="16"/>
                <w:szCs w:val="16"/>
              </w:rPr>
              <w:t>param</w:t>
            </w:r>
            <w:proofErr w:type="spellEnd"/>
            <w:r w:rsidRPr="007A4E44">
              <w:rPr>
                <w:rFonts w:ascii="Consolas" w:eastAsiaTheme="minorHAnsi" w:hAnsi="Consolas" w:cs="Consolas"/>
                <w:color w:val="008000"/>
                <w:sz w:val="16"/>
                <w:szCs w:val="16"/>
              </w:rPr>
              <w:t xml:space="preserve"> </w:t>
            </w:r>
            <w:proofErr w:type="spellStart"/>
            <w:r w:rsidRPr="007A4E44">
              <w:rPr>
                <w:rFonts w:ascii="Consolas" w:eastAsiaTheme="minorHAnsi" w:hAnsi="Consolas" w:cs="Consolas"/>
                <w:color w:val="008000"/>
                <w:sz w:val="16"/>
                <w:szCs w:val="16"/>
              </w:rPr>
              <w:t>pSize</w:t>
            </w:r>
            <w:proofErr w:type="spellEnd"/>
            <w:r w:rsidRPr="007A4E44">
              <w:rPr>
                <w:rFonts w:ascii="Consolas" w:eastAsiaTheme="minorHAnsi" w:hAnsi="Consolas" w:cs="Consolas"/>
                <w:color w:val="008000"/>
                <w:sz w:val="16"/>
                <w:szCs w:val="16"/>
              </w:rPr>
              <w:t xml:space="preserve"> number of elements to process</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 xml:space="preserve"> * @</w:t>
            </w:r>
            <w:proofErr w:type="spellStart"/>
            <w:r w:rsidRPr="007A4E44">
              <w:rPr>
                <w:rFonts w:ascii="Consolas" w:eastAsiaTheme="minorHAnsi" w:hAnsi="Consolas" w:cs="Consolas"/>
                <w:color w:val="008000"/>
                <w:sz w:val="16"/>
                <w:szCs w:val="16"/>
              </w:rPr>
              <w:t>param</w:t>
            </w:r>
            <w:proofErr w:type="spellEnd"/>
            <w:r w:rsidRPr="007A4E44">
              <w:rPr>
                <w:rFonts w:ascii="Consolas" w:eastAsiaTheme="minorHAnsi" w:hAnsi="Consolas" w:cs="Consolas"/>
                <w:color w:val="008000"/>
                <w:sz w:val="16"/>
                <w:szCs w:val="16"/>
              </w:rPr>
              <w:t xml:space="preserve"> </w:t>
            </w:r>
            <w:proofErr w:type="spellStart"/>
            <w:r w:rsidRPr="007A4E44">
              <w:rPr>
                <w:rFonts w:ascii="Consolas" w:eastAsiaTheme="minorHAnsi" w:hAnsi="Consolas" w:cs="Consolas"/>
                <w:color w:val="008000"/>
                <w:sz w:val="16"/>
                <w:szCs w:val="16"/>
              </w:rPr>
              <w:t>pInput</w:t>
            </w:r>
            <w:proofErr w:type="spellEnd"/>
            <w:r w:rsidRPr="007A4E44">
              <w:rPr>
                <w:rFonts w:ascii="Consolas" w:eastAsiaTheme="minorHAnsi" w:hAnsi="Consolas" w:cs="Consolas"/>
                <w:color w:val="008000"/>
                <w:sz w:val="16"/>
                <w:szCs w:val="16"/>
              </w:rPr>
              <w:t xml:space="preserve"> input array</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 xml:space="preserve"> * @</w:t>
            </w:r>
            <w:proofErr w:type="spellStart"/>
            <w:r w:rsidRPr="007A4E44">
              <w:rPr>
                <w:rFonts w:ascii="Consolas" w:eastAsiaTheme="minorHAnsi" w:hAnsi="Consolas" w:cs="Consolas"/>
                <w:color w:val="008000"/>
                <w:sz w:val="16"/>
                <w:szCs w:val="16"/>
              </w:rPr>
              <w:t>param</w:t>
            </w:r>
            <w:proofErr w:type="spellEnd"/>
            <w:r w:rsidRPr="007A4E44">
              <w:rPr>
                <w:rFonts w:ascii="Consolas" w:eastAsiaTheme="minorHAnsi" w:hAnsi="Consolas" w:cs="Consolas"/>
                <w:color w:val="008000"/>
                <w:sz w:val="16"/>
                <w:szCs w:val="16"/>
              </w:rPr>
              <w:t xml:space="preserve"> </w:t>
            </w:r>
            <w:proofErr w:type="spellStart"/>
            <w:r w:rsidRPr="007A4E44">
              <w:rPr>
                <w:rFonts w:ascii="Consolas" w:eastAsiaTheme="minorHAnsi" w:hAnsi="Consolas" w:cs="Consolas"/>
                <w:color w:val="008000"/>
                <w:sz w:val="16"/>
                <w:szCs w:val="16"/>
              </w:rPr>
              <w:t>pOutput</w:t>
            </w:r>
            <w:proofErr w:type="spellEnd"/>
            <w:r w:rsidRPr="007A4E44">
              <w:rPr>
                <w:rFonts w:ascii="Consolas" w:eastAsiaTheme="minorHAnsi" w:hAnsi="Consolas" w:cs="Consolas"/>
                <w:color w:val="008000"/>
                <w:sz w:val="16"/>
                <w:szCs w:val="16"/>
              </w:rPr>
              <w:t xml:space="preserve"> output array</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 xml:space="preserve"> ******************************************************************************/</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sz w:val="16"/>
                <w:szCs w:val="16"/>
              </w:rPr>
              <w:t>__global__</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00FF"/>
                <w:sz w:val="16"/>
                <w:szCs w:val="16"/>
              </w:rPr>
              <w:t>void</w:t>
            </w:r>
            <w:r w:rsidRPr="007A4E44">
              <w:rPr>
                <w:rFonts w:ascii="Consolas" w:eastAsiaTheme="minorHAnsi" w:hAnsi="Consolas" w:cs="Consolas"/>
                <w:sz w:val="16"/>
                <w:szCs w:val="16"/>
              </w:rPr>
              <w:t xml:space="preserve"> </w:t>
            </w:r>
            <w:proofErr w:type="spellStart"/>
            <w:r w:rsidRPr="007A4E44">
              <w:rPr>
                <w:rFonts w:ascii="Consolas" w:eastAsiaTheme="minorHAnsi" w:hAnsi="Consolas" w:cs="Consolas"/>
                <w:sz w:val="16"/>
                <w:szCs w:val="16"/>
              </w:rPr>
              <w:t>Kernel_StandardAlgorithm</w:t>
            </w:r>
            <w:proofErr w:type="spellEnd"/>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const</w:t>
            </w:r>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unsigned</w:t>
            </w:r>
            <w:r w:rsidRPr="007A4E44">
              <w:rPr>
                <w:rFonts w:ascii="Consolas" w:eastAsiaTheme="minorHAnsi" w:hAnsi="Consolas" w:cs="Consolas"/>
                <w:sz w:val="16"/>
                <w:szCs w:val="16"/>
              </w:rPr>
              <w:t xml:space="preserve"> </w:t>
            </w:r>
            <w:proofErr w:type="spellStart"/>
            <w:r w:rsidRPr="007A4E44">
              <w:rPr>
                <w:rFonts w:ascii="Consolas" w:eastAsiaTheme="minorHAnsi" w:hAnsi="Consolas" w:cs="Consolas"/>
                <w:color w:val="0000FF"/>
                <w:sz w:val="16"/>
                <w:szCs w:val="16"/>
              </w:rPr>
              <w:t>int</w:t>
            </w:r>
            <w:proofErr w:type="spellEnd"/>
            <w:r w:rsidRPr="007A4E44">
              <w:rPr>
                <w:rFonts w:ascii="Consolas" w:eastAsiaTheme="minorHAnsi" w:hAnsi="Consolas" w:cs="Consolas"/>
                <w:sz w:val="16"/>
                <w:szCs w:val="16"/>
              </w:rPr>
              <w:t xml:space="preserve"> </w:t>
            </w:r>
            <w:proofErr w:type="spellStart"/>
            <w:r w:rsidRPr="007A4E44">
              <w:rPr>
                <w:rFonts w:ascii="Consolas" w:eastAsiaTheme="minorHAnsi" w:hAnsi="Consolas" w:cs="Consolas"/>
                <w:sz w:val="16"/>
                <w:szCs w:val="16"/>
              </w:rPr>
              <w:t>pSize</w:t>
            </w:r>
            <w:proofErr w:type="spellEnd"/>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const</w:t>
            </w:r>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unsigned</w:t>
            </w:r>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char</w:t>
            </w:r>
            <w:r w:rsidRPr="007A4E44">
              <w:rPr>
                <w:rFonts w:ascii="Consolas" w:eastAsiaTheme="minorHAnsi" w:hAnsi="Consolas" w:cs="Consolas"/>
                <w:sz w:val="16"/>
                <w:szCs w:val="16"/>
              </w:rPr>
              <w:t xml:space="preserve">* </w:t>
            </w:r>
            <w:proofErr w:type="spellStart"/>
            <w:r w:rsidRPr="007A4E44">
              <w:rPr>
                <w:rFonts w:ascii="Consolas" w:eastAsiaTheme="minorHAnsi" w:hAnsi="Consolas" w:cs="Consolas"/>
                <w:sz w:val="16"/>
                <w:szCs w:val="16"/>
              </w:rPr>
              <w:t>pInput</w:t>
            </w:r>
            <w:proofErr w:type="spellEnd"/>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unsigned</w:t>
            </w:r>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char</w:t>
            </w:r>
            <w:r w:rsidRPr="007A4E44">
              <w:rPr>
                <w:rFonts w:ascii="Consolas" w:eastAsiaTheme="minorHAnsi" w:hAnsi="Consolas" w:cs="Consolas"/>
                <w:sz w:val="16"/>
                <w:szCs w:val="16"/>
              </w:rPr>
              <w:t xml:space="preserve">* </w:t>
            </w:r>
            <w:proofErr w:type="spellStart"/>
            <w:r w:rsidRPr="007A4E44">
              <w:rPr>
                <w:rFonts w:ascii="Consolas" w:eastAsiaTheme="minorHAnsi" w:hAnsi="Consolas" w:cs="Consolas"/>
                <w:sz w:val="16"/>
                <w:szCs w:val="16"/>
              </w:rPr>
              <w:t>pOutput</w:t>
            </w:r>
            <w:proofErr w:type="spellEnd"/>
            <w:r w:rsidRPr="007A4E44">
              <w:rPr>
                <w:rFonts w:ascii="Consolas" w:eastAsiaTheme="minorHAnsi" w:hAnsi="Consolas" w:cs="Consolas"/>
                <w:sz w:val="16"/>
                <w:szCs w:val="16"/>
              </w:rPr>
              <w:t xml:space="preserve"> )</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sz w:val="16"/>
                <w:szCs w:val="16"/>
              </w:rPr>
              <w:t>{</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 xml:space="preserve">    // Retrieve global data index</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00FF"/>
                <w:sz w:val="16"/>
                <w:szCs w:val="16"/>
              </w:rPr>
              <w:t xml:space="preserve">    const</w:t>
            </w:r>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unsigned</w:t>
            </w:r>
            <w:r w:rsidRPr="007A4E44">
              <w:rPr>
                <w:rFonts w:ascii="Consolas" w:eastAsiaTheme="minorHAnsi" w:hAnsi="Consolas" w:cs="Consolas"/>
                <w:sz w:val="16"/>
                <w:szCs w:val="16"/>
              </w:rPr>
              <w:t xml:space="preserve"> </w:t>
            </w:r>
            <w:proofErr w:type="spellStart"/>
            <w:r w:rsidRPr="007A4E44">
              <w:rPr>
                <w:rFonts w:ascii="Consolas" w:eastAsiaTheme="minorHAnsi" w:hAnsi="Consolas" w:cs="Consolas"/>
                <w:color w:val="0000FF"/>
                <w:sz w:val="16"/>
                <w:szCs w:val="16"/>
              </w:rPr>
              <w:t>int</w:t>
            </w:r>
            <w:proofErr w:type="spellEnd"/>
            <w:r w:rsidRPr="007A4E44">
              <w:rPr>
                <w:rFonts w:ascii="Consolas" w:eastAsiaTheme="minorHAnsi" w:hAnsi="Consolas" w:cs="Consolas"/>
                <w:sz w:val="16"/>
                <w:szCs w:val="16"/>
              </w:rPr>
              <w:t xml:space="preserve"> index = </w:t>
            </w:r>
            <w:proofErr w:type="spellStart"/>
            <w:r w:rsidRPr="007A4E44">
              <w:rPr>
                <w:rFonts w:ascii="Consolas" w:eastAsiaTheme="minorHAnsi" w:hAnsi="Consolas" w:cs="Consolas"/>
                <w:sz w:val="16"/>
                <w:szCs w:val="16"/>
              </w:rPr>
              <w:t>threadIdx.x</w:t>
            </w:r>
            <w:proofErr w:type="spellEnd"/>
            <w:r w:rsidRPr="007A4E44">
              <w:rPr>
                <w:rFonts w:ascii="Consolas" w:eastAsiaTheme="minorHAnsi" w:hAnsi="Consolas" w:cs="Consolas"/>
                <w:sz w:val="16"/>
                <w:szCs w:val="16"/>
              </w:rPr>
              <w:t xml:space="preserve"> + </w:t>
            </w:r>
            <w:proofErr w:type="spellStart"/>
            <w:r w:rsidRPr="007A4E44">
              <w:rPr>
                <w:rFonts w:ascii="Consolas" w:eastAsiaTheme="minorHAnsi" w:hAnsi="Consolas" w:cs="Consolas"/>
                <w:sz w:val="16"/>
                <w:szCs w:val="16"/>
              </w:rPr>
              <w:t>blockIdx.x</w:t>
            </w:r>
            <w:proofErr w:type="spellEnd"/>
            <w:r w:rsidRPr="007A4E44">
              <w:rPr>
                <w:rFonts w:ascii="Consolas" w:eastAsiaTheme="minorHAnsi" w:hAnsi="Consolas" w:cs="Consolas"/>
                <w:sz w:val="16"/>
                <w:szCs w:val="16"/>
              </w:rPr>
              <w:t xml:space="preserve"> * </w:t>
            </w:r>
            <w:proofErr w:type="spellStart"/>
            <w:r w:rsidRPr="007A4E44">
              <w:rPr>
                <w:rFonts w:ascii="Consolas" w:eastAsiaTheme="minorHAnsi" w:hAnsi="Consolas" w:cs="Consolas"/>
                <w:sz w:val="16"/>
                <w:szCs w:val="16"/>
              </w:rPr>
              <w:t>blockDim.x</w:t>
            </w:r>
            <w:proofErr w:type="spellEnd"/>
            <w:r w:rsidRPr="007A4E44">
              <w:rPr>
                <w:rFonts w:ascii="Consolas" w:eastAsiaTheme="minorHAnsi" w:hAnsi="Consolas" w:cs="Consolas"/>
                <w:sz w:val="16"/>
                <w:szCs w:val="16"/>
              </w:rPr>
              <w:t xml:space="preserve"> + </w:t>
            </w:r>
            <w:proofErr w:type="spellStart"/>
            <w:r w:rsidRPr="007A4E44">
              <w:rPr>
                <w:rFonts w:ascii="Consolas" w:eastAsiaTheme="minorHAnsi" w:hAnsi="Consolas" w:cs="Consolas"/>
                <w:sz w:val="16"/>
                <w:szCs w:val="16"/>
              </w:rPr>
              <w:t>blockIdx.y</w:t>
            </w:r>
            <w:proofErr w:type="spellEnd"/>
            <w:r w:rsidRPr="007A4E44">
              <w:rPr>
                <w:rFonts w:ascii="Consolas" w:eastAsiaTheme="minorHAnsi" w:hAnsi="Consolas" w:cs="Consolas"/>
                <w:sz w:val="16"/>
                <w:szCs w:val="16"/>
              </w:rPr>
              <w:t xml:space="preserve"> * </w:t>
            </w:r>
            <w:proofErr w:type="spellStart"/>
            <w:r w:rsidRPr="007A4E44">
              <w:rPr>
                <w:rFonts w:ascii="Consolas" w:eastAsiaTheme="minorHAnsi" w:hAnsi="Consolas" w:cs="Consolas"/>
                <w:sz w:val="16"/>
                <w:szCs w:val="16"/>
              </w:rPr>
              <w:t>blockDim.x</w:t>
            </w:r>
            <w:proofErr w:type="spellEnd"/>
            <w:r w:rsidRPr="007A4E44">
              <w:rPr>
                <w:rFonts w:ascii="Consolas" w:eastAsiaTheme="minorHAnsi" w:hAnsi="Consolas" w:cs="Consolas"/>
                <w:sz w:val="16"/>
                <w:szCs w:val="16"/>
              </w:rPr>
              <w:t xml:space="preserve"> * </w:t>
            </w:r>
            <w:proofErr w:type="spellStart"/>
            <w:r w:rsidRPr="007A4E44">
              <w:rPr>
                <w:rFonts w:ascii="Consolas" w:eastAsiaTheme="minorHAnsi" w:hAnsi="Consolas" w:cs="Consolas"/>
                <w:sz w:val="16"/>
                <w:szCs w:val="16"/>
              </w:rPr>
              <w:t>gridDim.x</w:t>
            </w:r>
            <w:proofErr w:type="spellEnd"/>
            <w:r w:rsidRPr="007A4E44">
              <w:rPr>
                <w:rFonts w:ascii="Consolas" w:eastAsiaTheme="minorHAnsi" w:hAnsi="Consolas" w:cs="Consolas"/>
                <w:sz w:val="16"/>
                <w:szCs w:val="16"/>
              </w:rPr>
              <w:t>;</w:t>
            </w:r>
          </w:p>
          <w:p w:rsidR="007A4E44" w:rsidRPr="007A4E44" w:rsidRDefault="007A4E44" w:rsidP="007A4E44">
            <w:pPr>
              <w:autoSpaceDE w:val="0"/>
              <w:autoSpaceDN w:val="0"/>
              <w:adjustRightInd w:val="0"/>
              <w:jc w:val="left"/>
              <w:rPr>
                <w:rFonts w:ascii="Consolas" w:eastAsiaTheme="minorHAnsi" w:hAnsi="Consolas" w:cs="Consolas"/>
                <w:sz w:val="16"/>
                <w:szCs w:val="16"/>
              </w:rPr>
            </w:pP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 xml:space="preserve">    // Check bound</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00FF"/>
                <w:sz w:val="16"/>
                <w:szCs w:val="16"/>
              </w:rPr>
              <w:t xml:space="preserve">    if</w:t>
            </w:r>
            <w:r w:rsidRPr="007A4E44">
              <w:rPr>
                <w:rFonts w:ascii="Consolas" w:eastAsiaTheme="minorHAnsi" w:hAnsi="Consolas" w:cs="Consolas"/>
                <w:sz w:val="16"/>
                <w:szCs w:val="16"/>
              </w:rPr>
              <w:t xml:space="preserve"> ( index &lt; </w:t>
            </w:r>
            <w:proofErr w:type="spellStart"/>
            <w:r w:rsidRPr="007A4E44">
              <w:rPr>
                <w:rFonts w:ascii="Consolas" w:eastAsiaTheme="minorHAnsi" w:hAnsi="Consolas" w:cs="Consolas"/>
                <w:sz w:val="16"/>
                <w:szCs w:val="16"/>
              </w:rPr>
              <w:t>pSize</w:t>
            </w:r>
            <w:proofErr w:type="spellEnd"/>
            <w:r w:rsidRPr="007A4E44">
              <w:rPr>
                <w:rFonts w:ascii="Consolas" w:eastAsiaTheme="minorHAnsi" w:hAnsi="Consolas" w:cs="Consolas"/>
                <w:sz w:val="16"/>
                <w:szCs w:val="16"/>
              </w:rPr>
              <w:t xml:space="preserve"> )</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sz w:val="16"/>
                <w:szCs w:val="16"/>
              </w:rPr>
              <w:t xml:space="preserve">    {</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color w:val="008000"/>
                <w:sz w:val="16"/>
                <w:szCs w:val="16"/>
              </w:rPr>
              <w:t xml:space="preserve">        // Compute value</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sz w:val="16"/>
                <w:szCs w:val="16"/>
              </w:rPr>
              <w:tab/>
            </w:r>
            <w:r w:rsidRPr="007A4E44">
              <w:rPr>
                <w:rFonts w:ascii="Consolas" w:eastAsiaTheme="minorHAnsi" w:hAnsi="Consolas" w:cs="Consolas"/>
                <w:color w:val="0000FF"/>
                <w:sz w:val="16"/>
                <w:szCs w:val="16"/>
              </w:rPr>
              <w:t>const</w:t>
            </w:r>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unsigned</w:t>
            </w:r>
            <w:r w:rsidRPr="007A4E44">
              <w:rPr>
                <w:rFonts w:ascii="Consolas" w:eastAsiaTheme="minorHAnsi" w:hAnsi="Consolas" w:cs="Consolas"/>
                <w:sz w:val="16"/>
                <w:szCs w:val="16"/>
              </w:rPr>
              <w:t xml:space="preserve"> </w:t>
            </w:r>
            <w:r w:rsidRPr="007A4E44">
              <w:rPr>
                <w:rFonts w:ascii="Consolas" w:eastAsiaTheme="minorHAnsi" w:hAnsi="Consolas" w:cs="Consolas"/>
                <w:color w:val="0000FF"/>
                <w:sz w:val="16"/>
                <w:szCs w:val="16"/>
              </w:rPr>
              <w:t>char</w:t>
            </w:r>
            <w:r w:rsidRPr="007A4E44">
              <w:rPr>
                <w:rFonts w:ascii="Consolas" w:eastAsiaTheme="minorHAnsi" w:hAnsi="Consolas" w:cs="Consolas"/>
                <w:sz w:val="16"/>
                <w:szCs w:val="16"/>
              </w:rPr>
              <w:t xml:space="preserve"> value = </w:t>
            </w:r>
            <w:proofErr w:type="spellStart"/>
            <w:r w:rsidRPr="007A4E44">
              <w:rPr>
                <w:rFonts w:ascii="Consolas" w:eastAsiaTheme="minorHAnsi" w:hAnsi="Consolas" w:cs="Consolas"/>
                <w:sz w:val="16"/>
                <w:szCs w:val="16"/>
              </w:rPr>
              <w:t>algorithmFunction</w:t>
            </w:r>
            <w:proofErr w:type="spellEnd"/>
            <w:r w:rsidRPr="007A4E44">
              <w:rPr>
                <w:rFonts w:ascii="Consolas" w:eastAsiaTheme="minorHAnsi" w:hAnsi="Consolas" w:cs="Consolas"/>
                <w:sz w:val="16"/>
                <w:szCs w:val="16"/>
              </w:rPr>
              <w:t>(</w:t>
            </w:r>
            <w:r w:rsidR="004548FA">
              <w:rPr>
                <w:rFonts w:ascii="Consolas" w:eastAsiaTheme="minorHAnsi" w:hAnsi="Consolas" w:cs="Consolas"/>
                <w:sz w:val="16"/>
                <w:szCs w:val="16"/>
              </w:rPr>
              <w:t xml:space="preserve"> </w:t>
            </w:r>
            <w:r w:rsidR="004548FA" w:rsidRPr="007A4E44">
              <w:rPr>
                <w:rFonts w:ascii="Consolas" w:eastAsiaTheme="minorHAnsi" w:hAnsi="Consolas" w:cs="Consolas"/>
                <w:sz w:val="16"/>
                <w:szCs w:val="16"/>
              </w:rPr>
              <w:t>index</w:t>
            </w:r>
            <w:r w:rsidRPr="007A4E44">
              <w:rPr>
                <w:rFonts w:ascii="Consolas" w:eastAsiaTheme="minorHAnsi" w:hAnsi="Consolas" w:cs="Consolas"/>
                <w:sz w:val="16"/>
                <w:szCs w:val="16"/>
              </w:rPr>
              <w:t xml:space="preserve">, </w:t>
            </w:r>
            <w:proofErr w:type="spellStart"/>
            <w:r w:rsidRPr="007A4E44">
              <w:rPr>
                <w:rFonts w:ascii="Consolas" w:eastAsiaTheme="minorHAnsi" w:hAnsi="Consolas" w:cs="Consolas"/>
                <w:sz w:val="16"/>
                <w:szCs w:val="16"/>
              </w:rPr>
              <w:t>pInput</w:t>
            </w:r>
            <w:proofErr w:type="spellEnd"/>
            <w:r w:rsidRPr="007A4E44">
              <w:rPr>
                <w:rFonts w:ascii="Consolas" w:eastAsiaTheme="minorHAnsi" w:hAnsi="Consolas" w:cs="Consolas"/>
                <w:sz w:val="16"/>
                <w:szCs w:val="16"/>
              </w:rPr>
              <w:t xml:space="preserve"> );</w:t>
            </w:r>
          </w:p>
          <w:p w:rsidR="007A4E44" w:rsidRPr="007A4E44" w:rsidRDefault="007A4E44" w:rsidP="007A4E44">
            <w:pPr>
              <w:autoSpaceDE w:val="0"/>
              <w:autoSpaceDN w:val="0"/>
              <w:adjustRightInd w:val="0"/>
              <w:jc w:val="left"/>
              <w:rPr>
                <w:rFonts w:ascii="Consolas" w:eastAsiaTheme="minorHAnsi" w:hAnsi="Consolas" w:cs="Consolas"/>
                <w:sz w:val="16"/>
                <w:szCs w:val="16"/>
              </w:rPr>
            </w:pP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sz w:val="16"/>
                <w:szCs w:val="16"/>
              </w:rPr>
              <w:tab/>
            </w:r>
            <w:r w:rsidRPr="007A4E44">
              <w:rPr>
                <w:rFonts w:ascii="Consolas" w:eastAsiaTheme="minorHAnsi" w:hAnsi="Consolas" w:cs="Consolas"/>
                <w:color w:val="008000"/>
                <w:sz w:val="16"/>
                <w:szCs w:val="16"/>
              </w:rPr>
              <w:t>// Write value</w:t>
            </w:r>
          </w:p>
          <w:p w:rsidR="007A4E44" w:rsidRPr="007A4E44" w:rsidRDefault="007A4E44" w:rsidP="007A4E44">
            <w:pPr>
              <w:autoSpaceDE w:val="0"/>
              <w:autoSpaceDN w:val="0"/>
              <w:adjustRightInd w:val="0"/>
              <w:jc w:val="left"/>
              <w:rPr>
                <w:rFonts w:ascii="Consolas" w:eastAsiaTheme="minorHAnsi" w:hAnsi="Consolas" w:cs="Consolas"/>
                <w:sz w:val="16"/>
                <w:szCs w:val="16"/>
              </w:rPr>
            </w:pPr>
            <w:r w:rsidRPr="007A4E44">
              <w:rPr>
                <w:rFonts w:ascii="Consolas" w:eastAsiaTheme="minorHAnsi" w:hAnsi="Consolas" w:cs="Consolas"/>
                <w:sz w:val="16"/>
                <w:szCs w:val="16"/>
              </w:rPr>
              <w:tab/>
            </w:r>
            <w:proofErr w:type="spellStart"/>
            <w:r w:rsidRPr="007A4E44">
              <w:rPr>
                <w:rFonts w:ascii="Consolas" w:eastAsiaTheme="minorHAnsi" w:hAnsi="Consolas" w:cs="Consolas"/>
                <w:sz w:val="16"/>
                <w:szCs w:val="16"/>
              </w:rPr>
              <w:t>pOutput</w:t>
            </w:r>
            <w:proofErr w:type="spellEnd"/>
            <w:r w:rsidRPr="007A4E44">
              <w:rPr>
                <w:rFonts w:ascii="Consolas" w:eastAsiaTheme="minorHAnsi" w:hAnsi="Consolas" w:cs="Consolas"/>
                <w:sz w:val="16"/>
                <w:szCs w:val="16"/>
              </w:rPr>
              <w:t>[ index ] = value;</w:t>
            </w:r>
          </w:p>
          <w:p w:rsidR="007A4E44" w:rsidRPr="007A4E44" w:rsidRDefault="007A4E44" w:rsidP="007A4E44">
            <w:pPr>
              <w:autoSpaceDE w:val="0"/>
              <w:autoSpaceDN w:val="0"/>
              <w:adjustRightInd w:val="0"/>
              <w:jc w:val="left"/>
              <w:rPr>
                <w:rFonts w:ascii="Consolas" w:eastAsiaTheme="minorHAnsi" w:hAnsi="Consolas" w:cs="Consolas"/>
                <w:sz w:val="16"/>
                <w:szCs w:val="16"/>
                <w:lang w:val="fr-FR"/>
              </w:rPr>
            </w:pPr>
            <w:r w:rsidRPr="007A4E44">
              <w:rPr>
                <w:rFonts w:ascii="Consolas" w:eastAsiaTheme="minorHAnsi" w:hAnsi="Consolas" w:cs="Consolas"/>
                <w:sz w:val="16"/>
                <w:szCs w:val="16"/>
              </w:rPr>
              <w:t xml:space="preserve">    </w:t>
            </w:r>
            <w:r w:rsidRPr="007A4E44">
              <w:rPr>
                <w:rFonts w:ascii="Consolas" w:eastAsiaTheme="minorHAnsi" w:hAnsi="Consolas" w:cs="Consolas"/>
                <w:sz w:val="16"/>
                <w:szCs w:val="16"/>
                <w:lang w:val="fr-FR"/>
              </w:rPr>
              <w:t>}</w:t>
            </w:r>
          </w:p>
          <w:p w:rsidR="007A4E44" w:rsidRPr="007A4E44" w:rsidRDefault="007A4E44" w:rsidP="007A4E44">
            <w:pPr>
              <w:autoSpaceDE w:val="0"/>
              <w:autoSpaceDN w:val="0"/>
              <w:adjustRightInd w:val="0"/>
              <w:jc w:val="left"/>
              <w:rPr>
                <w:rFonts w:ascii="Consolas" w:eastAsiaTheme="minorHAnsi" w:hAnsi="Consolas" w:cs="Consolas"/>
                <w:sz w:val="19"/>
                <w:szCs w:val="19"/>
                <w:lang w:val="fr-FR"/>
              </w:rPr>
            </w:pPr>
            <w:r w:rsidRPr="007A4E44">
              <w:rPr>
                <w:rFonts w:ascii="Consolas" w:eastAsiaTheme="minorHAnsi" w:hAnsi="Consolas" w:cs="Consolas"/>
                <w:sz w:val="16"/>
                <w:szCs w:val="16"/>
                <w:lang w:val="fr-FR"/>
              </w:rPr>
              <w:t>}</w:t>
            </w:r>
          </w:p>
        </w:tc>
      </w:tr>
    </w:tbl>
    <w:p w:rsidR="00B06914" w:rsidRDefault="00B06914" w:rsidP="00122F40">
      <w:pPr>
        <w:ind w:left="709" w:right="34"/>
        <w:rPr>
          <w:rFonts w:ascii="Univers CE 45 Light" w:hAnsi="Univers CE 45 Light"/>
          <w:sz w:val="19"/>
          <w:szCs w:val="19"/>
        </w:rPr>
      </w:pPr>
    </w:p>
    <w:p w:rsidR="00122F40" w:rsidRDefault="00122F40" w:rsidP="00122F40">
      <w:pPr>
        <w:ind w:left="709" w:right="34"/>
        <w:rPr>
          <w:rFonts w:ascii="Univers CE 45 Light" w:hAnsi="Univers CE 45 Light"/>
          <w:sz w:val="19"/>
          <w:szCs w:val="19"/>
        </w:rPr>
      </w:pPr>
      <w:r>
        <w:rPr>
          <w:rFonts w:ascii="Univers CE 45 Light" w:hAnsi="Univers CE 45 Light"/>
          <w:sz w:val="19"/>
          <w:szCs w:val="19"/>
        </w:rPr>
        <w:t xml:space="preserve">Here is the </w:t>
      </w:r>
      <w:r w:rsidR="00DE6225">
        <w:rPr>
          <w:rFonts w:ascii="Univers CE 45 Light" w:hAnsi="Univers CE 45 Light"/>
          <w:sz w:val="19"/>
          <w:szCs w:val="19"/>
        </w:rPr>
        <w:t>modification of</w:t>
      </w:r>
      <w:r>
        <w:rPr>
          <w:rFonts w:ascii="Univers CE 45 Light" w:hAnsi="Univers CE 45 Light"/>
          <w:sz w:val="19"/>
          <w:szCs w:val="19"/>
        </w:rPr>
        <w:t xml:space="preserve"> code</w:t>
      </w:r>
      <w:r w:rsidR="00DE6225">
        <w:rPr>
          <w:rFonts w:ascii="Univers CE 45 Light" w:hAnsi="Univers CE 45 Light"/>
          <w:sz w:val="19"/>
          <w:szCs w:val="19"/>
        </w:rPr>
        <w:t xml:space="preserve"> for </w:t>
      </w:r>
      <w:r>
        <w:rPr>
          <w:rFonts w:ascii="Univers CE 45 Light" w:hAnsi="Univers CE 45 Light"/>
          <w:sz w:val="19"/>
          <w:szCs w:val="19"/>
        </w:rPr>
        <w:t>the k</w:t>
      </w:r>
      <w:r w:rsidRPr="00122F40">
        <w:rPr>
          <w:rFonts w:ascii="Univers CE 45 Light" w:hAnsi="Univers CE 45 Light"/>
          <w:sz w:val="19"/>
          <w:szCs w:val="19"/>
        </w:rPr>
        <w:t xml:space="preserve">ernel with </w:t>
      </w:r>
      <w:r w:rsidR="00DE6225">
        <w:rPr>
          <w:rFonts w:ascii="Univers CE 45 Light" w:hAnsi="Univers CE 45 Light"/>
          <w:sz w:val="19"/>
          <w:szCs w:val="19"/>
        </w:rPr>
        <w:t>two</w:t>
      </w:r>
      <w:r w:rsidRPr="00122F40">
        <w:rPr>
          <w:rFonts w:ascii="Univers CE 45 Light" w:hAnsi="Univers CE 45 Light"/>
          <w:sz w:val="19"/>
          <w:szCs w:val="19"/>
        </w:rPr>
        <w:t xml:space="preserve"> </w:t>
      </w:r>
      <w:r w:rsidR="00081441">
        <w:rPr>
          <w:rFonts w:ascii="Univers CE 45 Light" w:hAnsi="Univers CE 45 Light"/>
          <w:sz w:val="19"/>
          <w:szCs w:val="19"/>
        </w:rPr>
        <w:t>device function</w:t>
      </w:r>
      <w:r w:rsidR="003F555E">
        <w:rPr>
          <w:rFonts w:ascii="Univers CE 45 Light" w:hAnsi="Univers CE 45 Light"/>
          <w:sz w:val="19"/>
          <w:szCs w:val="19"/>
        </w:rPr>
        <w:t>s</w:t>
      </w:r>
      <w:r w:rsidR="00081441">
        <w:rPr>
          <w:rFonts w:ascii="Univers CE 45 Light" w:hAnsi="Univers CE 45 Light"/>
          <w:sz w:val="19"/>
          <w:szCs w:val="19"/>
        </w:rPr>
        <w:t xml:space="preserve"> calls.</w:t>
      </w:r>
    </w:p>
    <w:tbl>
      <w:tblPr>
        <w:tblStyle w:val="Grilledutableau"/>
        <w:tblW w:w="0" w:type="auto"/>
        <w:tblInd w:w="709" w:type="dxa"/>
        <w:tblLook w:val="04A0"/>
      </w:tblPr>
      <w:tblGrid>
        <w:gridCol w:w="9854"/>
      </w:tblGrid>
      <w:tr w:rsidR="009C56ED" w:rsidTr="00B06914">
        <w:tc>
          <w:tcPr>
            <w:tcW w:w="9854" w:type="dxa"/>
          </w:tcPr>
          <w:p w:rsidR="00122F40" w:rsidRDefault="00122F40" w:rsidP="009C56ED">
            <w:pPr>
              <w:autoSpaceDE w:val="0"/>
              <w:autoSpaceDN w:val="0"/>
              <w:adjustRightInd w:val="0"/>
              <w:jc w:val="left"/>
              <w:rPr>
                <w:rFonts w:ascii="Consolas" w:eastAsiaTheme="minorHAnsi" w:hAnsi="Consolas" w:cs="Consolas"/>
                <w:color w:val="008000"/>
                <w:sz w:val="16"/>
                <w:szCs w:val="16"/>
              </w:rPr>
            </w:pPr>
            <w:r>
              <w:rPr>
                <w:rFonts w:ascii="Consolas" w:eastAsiaTheme="minorHAnsi" w:hAnsi="Consolas" w:cs="Consolas"/>
                <w:color w:val="008000"/>
                <w:sz w:val="16"/>
                <w:szCs w:val="16"/>
              </w:rPr>
              <w:t>...</w:t>
            </w:r>
          </w:p>
          <w:p w:rsidR="00122F40" w:rsidRDefault="00122F40" w:rsidP="009C56ED">
            <w:pPr>
              <w:autoSpaceDE w:val="0"/>
              <w:autoSpaceDN w:val="0"/>
              <w:adjustRightInd w:val="0"/>
              <w:jc w:val="left"/>
              <w:rPr>
                <w:rFonts w:ascii="Consolas" w:eastAsiaTheme="minorHAnsi" w:hAnsi="Consolas" w:cs="Consolas"/>
                <w:color w:val="008000"/>
                <w:sz w:val="16"/>
                <w:szCs w:val="16"/>
              </w:rPr>
            </w:pPr>
          </w:p>
          <w:p w:rsidR="009C56ED" w:rsidRPr="009C56ED" w:rsidRDefault="009C56ED" w:rsidP="009C56ED">
            <w:pPr>
              <w:autoSpaceDE w:val="0"/>
              <w:autoSpaceDN w:val="0"/>
              <w:adjustRightInd w:val="0"/>
              <w:jc w:val="left"/>
              <w:rPr>
                <w:rFonts w:ascii="Consolas" w:eastAsiaTheme="minorHAnsi" w:hAnsi="Consolas" w:cs="Consolas"/>
                <w:sz w:val="16"/>
                <w:szCs w:val="16"/>
              </w:rPr>
            </w:pPr>
            <w:r w:rsidRPr="009C56ED">
              <w:rPr>
                <w:rFonts w:ascii="Consolas" w:eastAsiaTheme="minorHAnsi" w:hAnsi="Consolas" w:cs="Consolas"/>
                <w:color w:val="008000"/>
                <w:sz w:val="16"/>
                <w:szCs w:val="16"/>
              </w:rPr>
              <w:t>// Compute value</w:t>
            </w:r>
          </w:p>
          <w:p w:rsidR="009C56ED" w:rsidRPr="009C56ED" w:rsidRDefault="009C56ED" w:rsidP="009C56ED">
            <w:pPr>
              <w:autoSpaceDE w:val="0"/>
              <w:autoSpaceDN w:val="0"/>
              <w:adjustRightInd w:val="0"/>
              <w:jc w:val="left"/>
              <w:rPr>
                <w:rFonts w:ascii="Consolas" w:eastAsiaTheme="minorHAnsi" w:hAnsi="Consolas" w:cs="Consolas"/>
                <w:sz w:val="16"/>
                <w:szCs w:val="16"/>
              </w:rPr>
            </w:pPr>
            <w:r w:rsidRPr="009C56ED">
              <w:rPr>
                <w:rFonts w:ascii="Consolas" w:eastAsiaTheme="minorHAnsi" w:hAnsi="Consolas" w:cs="Consolas"/>
                <w:color w:val="0000FF"/>
                <w:sz w:val="16"/>
                <w:szCs w:val="16"/>
              </w:rPr>
              <w:t>const</w:t>
            </w:r>
            <w:r w:rsidRPr="009C56ED">
              <w:rPr>
                <w:rFonts w:ascii="Consolas" w:eastAsiaTheme="minorHAnsi" w:hAnsi="Consolas" w:cs="Consolas"/>
                <w:sz w:val="16"/>
                <w:szCs w:val="16"/>
              </w:rPr>
              <w:t xml:space="preserve"> </w:t>
            </w:r>
            <w:r w:rsidRPr="009C56ED">
              <w:rPr>
                <w:rFonts w:ascii="Consolas" w:eastAsiaTheme="minorHAnsi" w:hAnsi="Consolas" w:cs="Consolas"/>
                <w:color w:val="0000FF"/>
                <w:sz w:val="16"/>
                <w:szCs w:val="16"/>
              </w:rPr>
              <w:t>unsigned</w:t>
            </w:r>
            <w:r w:rsidRPr="009C56ED">
              <w:rPr>
                <w:rFonts w:ascii="Consolas" w:eastAsiaTheme="minorHAnsi" w:hAnsi="Consolas" w:cs="Consolas"/>
                <w:sz w:val="16"/>
                <w:szCs w:val="16"/>
              </w:rPr>
              <w:t xml:space="preserve"> </w:t>
            </w:r>
            <w:r w:rsidRPr="009C56ED">
              <w:rPr>
                <w:rFonts w:ascii="Consolas" w:eastAsiaTheme="minorHAnsi" w:hAnsi="Consolas" w:cs="Consolas"/>
                <w:color w:val="0000FF"/>
                <w:sz w:val="16"/>
                <w:szCs w:val="16"/>
              </w:rPr>
              <w:t>char</w:t>
            </w:r>
            <w:r w:rsidRPr="009C56ED">
              <w:rPr>
                <w:rFonts w:ascii="Consolas" w:eastAsiaTheme="minorHAnsi" w:hAnsi="Consolas" w:cs="Consolas"/>
                <w:sz w:val="16"/>
                <w:szCs w:val="16"/>
              </w:rPr>
              <w:t xml:space="preserve"> value = </w:t>
            </w:r>
            <w:proofErr w:type="spellStart"/>
            <w:r w:rsidRPr="009C56ED">
              <w:rPr>
                <w:rFonts w:ascii="Consolas" w:eastAsiaTheme="minorHAnsi" w:hAnsi="Consolas" w:cs="Consolas"/>
                <w:sz w:val="16"/>
                <w:szCs w:val="16"/>
              </w:rPr>
              <w:t>algorithmFunction</w:t>
            </w:r>
            <w:proofErr w:type="spellEnd"/>
            <w:r w:rsidRPr="009C56ED">
              <w:rPr>
                <w:rFonts w:ascii="Consolas" w:eastAsiaTheme="minorHAnsi" w:hAnsi="Consolas" w:cs="Consolas"/>
                <w:sz w:val="16"/>
                <w:szCs w:val="16"/>
              </w:rPr>
              <w:t>(</w:t>
            </w:r>
            <w:r w:rsidR="004548FA">
              <w:rPr>
                <w:rFonts w:ascii="Consolas" w:eastAsiaTheme="minorHAnsi" w:hAnsi="Consolas" w:cs="Consolas"/>
                <w:sz w:val="16"/>
                <w:szCs w:val="16"/>
              </w:rPr>
              <w:t xml:space="preserve"> </w:t>
            </w:r>
            <w:r w:rsidR="004548FA" w:rsidRPr="007A4E44">
              <w:rPr>
                <w:rFonts w:ascii="Consolas" w:eastAsiaTheme="minorHAnsi" w:hAnsi="Consolas" w:cs="Consolas"/>
                <w:sz w:val="16"/>
                <w:szCs w:val="16"/>
              </w:rPr>
              <w:t>index</w:t>
            </w:r>
            <w:r w:rsidRPr="009C56ED">
              <w:rPr>
                <w:rFonts w:ascii="Consolas" w:eastAsiaTheme="minorHAnsi" w:hAnsi="Consolas" w:cs="Consolas"/>
                <w:sz w:val="16"/>
                <w:szCs w:val="16"/>
              </w:rPr>
              <w:t xml:space="preserve">, </w:t>
            </w:r>
            <w:proofErr w:type="spellStart"/>
            <w:r w:rsidRPr="009C56ED">
              <w:rPr>
                <w:rFonts w:ascii="Consolas" w:eastAsiaTheme="minorHAnsi" w:hAnsi="Consolas" w:cs="Consolas"/>
                <w:sz w:val="16"/>
                <w:szCs w:val="16"/>
              </w:rPr>
              <w:t>pInput</w:t>
            </w:r>
            <w:proofErr w:type="spellEnd"/>
            <w:r w:rsidRPr="009C56ED">
              <w:rPr>
                <w:rFonts w:ascii="Consolas" w:eastAsiaTheme="minorHAnsi" w:hAnsi="Consolas" w:cs="Consolas"/>
                <w:sz w:val="16"/>
                <w:szCs w:val="16"/>
              </w:rPr>
              <w:t xml:space="preserve"> );</w:t>
            </w:r>
          </w:p>
          <w:p w:rsidR="009C56ED" w:rsidRPr="009C56ED" w:rsidRDefault="009C56ED" w:rsidP="009C56ED">
            <w:pPr>
              <w:autoSpaceDE w:val="0"/>
              <w:autoSpaceDN w:val="0"/>
              <w:adjustRightInd w:val="0"/>
              <w:jc w:val="left"/>
              <w:rPr>
                <w:rFonts w:ascii="Consolas" w:eastAsiaTheme="minorHAnsi" w:hAnsi="Consolas" w:cs="Consolas"/>
                <w:sz w:val="16"/>
                <w:szCs w:val="16"/>
              </w:rPr>
            </w:pPr>
          </w:p>
          <w:p w:rsidR="009C56ED" w:rsidRPr="009C56ED" w:rsidRDefault="009C56ED" w:rsidP="009C56ED">
            <w:pPr>
              <w:autoSpaceDE w:val="0"/>
              <w:autoSpaceDN w:val="0"/>
              <w:adjustRightInd w:val="0"/>
              <w:jc w:val="left"/>
              <w:rPr>
                <w:rFonts w:ascii="Consolas" w:eastAsiaTheme="minorHAnsi" w:hAnsi="Consolas" w:cs="Consolas"/>
                <w:sz w:val="16"/>
                <w:szCs w:val="16"/>
              </w:rPr>
            </w:pPr>
            <w:r w:rsidRPr="009C56ED">
              <w:rPr>
                <w:rFonts w:ascii="Consolas" w:eastAsiaTheme="minorHAnsi" w:hAnsi="Consolas" w:cs="Consolas"/>
                <w:color w:val="008000"/>
                <w:sz w:val="16"/>
                <w:szCs w:val="16"/>
              </w:rPr>
              <w:t>// Compute value</w:t>
            </w:r>
          </w:p>
          <w:p w:rsidR="009C56ED" w:rsidRPr="009C56ED" w:rsidRDefault="009C56ED" w:rsidP="009C56ED">
            <w:pPr>
              <w:autoSpaceDE w:val="0"/>
              <w:autoSpaceDN w:val="0"/>
              <w:adjustRightInd w:val="0"/>
              <w:jc w:val="left"/>
              <w:rPr>
                <w:rFonts w:ascii="Consolas" w:eastAsiaTheme="minorHAnsi" w:hAnsi="Consolas" w:cs="Consolas"/>
                <w:sz w:val="16"/>
                <w:szCs w:val="16"/>
              </w:rPr>
            </w:pPr>
            <w:r w:rsidRPr="009C56ED">
              <w:rPr>
                <w:rFonts w:ascii="Consolas" w:eastAsiaTheme="minorHAnsi" w:hAnsi="Consolas" w:cs="Consolas"/>
                <w:color w:val="0000FF"/>
                <w:sz w:val="16"/>
                <w:szCs w:val="16"/>
              </w:rPr>
              <w:t>const</w:t>
            </w:r>
            <w:r w:rsidRPr="009C56ED">
              <w:rPr>
                <w:rFonts w:ascii="Consolas" w:eastAsiaTheme="minorHAnsi" w:hAnsi="Consolas" w:cs="Consolas"/>
                <w:sz w:val="16"/>
                <w:szCs w:val="16"/>
              </w:rPr>
              <w:t xml:space="preserve"> </w:t>
            </w:r>
            <w:r w:rsidRPr="009C56ED">
              <w:rPr>
                <w:rFonts w:ascii="Consolas" w:eastAsiaTheme="minorHAnsi" w:hAnsi="Consolas" w:cs="Consolas"/>
                <w:color w:val="0000FF"/>
                <w:sz w:val="16"/>
                <w:szCs w:val="16"/>
              </w:rPr>
              <w:t>unsigned</w:t>
            </w:r>
            <w:r w:rsidRPr="009C56ED">
              <w:rPr>
                <w:rFonts w:ascii="Consolas" w:eastAsiaTheme="minorHAnsi" w:hAnsi="Consolas" w:cs="Consolas"/>
                <w:sz w:val="16"/>
                <w:szCs w:val="16"/>
              </w:rPr>
              <w:t xml:space="preserve"> </w:t>
            </w:r>
            <w:r w:rsidRPr="009C56ED">
              <w:rPr>
                <w:rFonts w:ascii="Consolas" w:eastAsiaTheme="minorHAnsi" w:hAnsi="Consolas" w:cs="Consolas"/>
                <w:color w:val="0000FF"/>
                <w:sz w:val="16"/>
                <w:szCs w:val="16"/>
              </w:rPr>
              <w:t>char</w:t>
            </w:r>
            <w:r w:rsidRPr="009C56ED">
              <w:rPr>
                <w:rFonts w:ascii="Consolas" w:eastAsiaTheme="minorHAnsi" w:hAnsi="Consolas" w:cs="Consolas"/>
                <w:sz w:val="16"/>
                <w:szCs w:val="16"/>
              </w:rPr>
              <w:t xml:space="preserve"> value_2 = algorithmFunction_2(</w:t>
            </w:r>
            <w:r w:rsidR="004548FA">
              <w:rPr>
                <w:rFonts w:ascii="Consolas" w:eastAsiaTheme="minorHAnsi" w:hAnsi="Consolas" w:cs="Consolas"/>
                <w:sz w:val="16"/>
                <w:szCs w:val="16"/>
              </w:rPr>
              <w:t xml:space="preserve"> </w:t>
            </w:r>
            <w:r w:rsidR="004548FA" w:rsidRPr="007A4E44">
              <w:rPr>
                <w:rFonts w:ascii="Consolas" w:eastAsiaTheme="minorHAnsi" w:hAnsi="Consolas" w:cs="Consolas"/>
                <w:sz w:val="16"/>
                <w:szCs w:val="16"/>
              </w:rPr>
              <w:t>index</w:t>
            </w:r>
            <w:r w:rsidRPr="009C56ED">
              <w:rPr>
                <w:rFonts w:ascii="Consolas" w:eastAsiaTheme="minorHAnsi" w:hAnsi="Consolas" w:cs="Consolas"/>
                <w:sz w:val="16"/>
                <w:szCs w:val="16"/>
              </w:rPr>
              <w:t xml:space="preserve">, </w:t>
            </w:r>
            <w:proofErr w:type="spellStart"/>
            <w:r w:rsidRPr="009C56ED">
              <w:rPr>
                <w:rFonts w:ascii="Consolas" w:eastAsiaTheme="minorHAnsi" w:hAnsi="Consolas" w:cs="Consolas"/>
                <w:sz w:val="16"/>
                <w:szCs w:val="16"/>
              </w:rPr>
              <w:t>pInput</w:t>
            </w:r>
            <w:proofErr w:type="spellEnd"/>
            <w:r w:rsidRPr="009C56ED">
              <w:rPr>
                <w:rFonts w:ascii="Consolas" w:eastAsiaTheme="minorHAnsi" w:hAnsi="Consolas" w:cs="Consolas"/>
                <w:sz w:val="16"/>
                <w:szCs w:val="16"/>
              </w:rPr>
              <w:t xml:space="preserve"> );</w:t>
            </w:r>
          </w:p>
          <w:p w:rsidR="00122F40" w:rsidRDefault="00122F40" w:rsidP="009C56ED">
            <w:pPr>
              <w:autoSpaceDE w:val="0"/>
              <w:autoSpaceDN w:val="0"/>
              <w:adjustRightInd w:val="0"/>
              <w:jc w:val="left"/>
              <w:rPr>
                <w:rFonts w:ascii="Consolas" w:eastAsiaTheme="minorHAnsi" w:hAnsi="Consolas" w:cs="Consolas"/>
                <w:sz w:val="16"/>
                <w:szCs w:val="16"/>
              </w:rPr>
            </w:pPr>
          </w:p>
          <w:p w:rsidR="009C56ED" w:rsidRPr="009C56ED" w:rsidRDefault="009C56ED" w:rsidP="009C56ED">
            <w:pPr>
              <w:autoSpaceDE w:val="0"/>
              <w:autoSpaceDN w:val="0"/>
              <w:adjustRightInd w:val="0"/>
              <w:jc w:val="left"/>
              <w:rPr>
                <w:rFonts w:ascii="Consolas" w:eastAsiaTheme="minorHAnsi" w:hAnsi="Consolas" w:cs="Consolas"/>
                <w:sz w:val="16"/>
                <w:szCs w:val="16"/>
              </w:rPr>
            </w:pPr>
            <w:r w:rsidRPr="009C56ED">
              <w:rPr>
                <w:rFonts w:ascii="Consolas" w:eastAsiaTheme="minorHAnsi" w:hAnsi="Consolas" w:cs="Consolas"/>
                <w:color w:val="008000"/>
                <w:sz w:val="16"/>
                <w:szCs w:val="16"/>
              </w:rPr>
              <w:t>// Write value</w:t>
            </w:r>
          </w:p>
          <w:p w:rsidR="009C56ED" w:rsidRDefault="009C56ED" w:rsidP="009C56ED">
            <w:pPr>
              <w:autoSpaceDE w:val="0"/>
              <w:autoSpaceDN w:val="0"/>
              <w:adjustRightInd w:val="0"/>
              <w:jc w:val="left"/>
              <w:rPr>
                <w:rFonts w:ascii="Consolas" w:eastAsiaTheme="minorHAnsi" w:hAnsi="Consolas" w:cs="Consolas"/>
                <w:sz w:val="16"/>
                <w:szCs w:val="16"/>
              </w:rPr>
            </w:pPr>
            <w:proofErr w:type="spellStart"/>
            <w:r w:rsidRPr="009C56ED">
              <w:rPr>
                <w:rFonts w:ascii="Consolas" w:eastAsiaTheme="minorHAnsi" w:hAnsi="Consolas" w:cs="Consolas"/>
                <w:sz w:val="16"/>
                <w:szCs w:val="16"/>
              </w:rPr>
              <w:t>pOutput</w:t>
            </w:r>
            <w:proofErr w:type="spellEnd"/>
            <w:r w:rsidRPr="009C56ED">
              <w:rPr>
                <w:rFonts w:ascii="Consolas" w:eastAsiaTheme="minorHAnsi" w:hAnsi="Consolas" w:cs="Consolas"/>
                <w:sz w:val="16"/>
                <w:szCs w:val="16"/>
              </w:rPr>
              <w:t>[ index ] = value + value_2;</w:t>
            </w:r>
          </w:p>
          <w:p w:rsidR="00122F40" w:rsidRDefault="00122F40" w:rsidP="00122F40">
            <w:pPr>
              <w:autoSpaceDE w:val="0"/>
              <w:autoSpaceDN w:val="0"/>
              <w:adjustRightInd w:val="0"/>
              <w:jc w:val="left"/>
              <w:rPr>
                <w:rFonts w:ascii="Consolas" w:eastAsiaTheme="minorHAnsi" w:hAnsi="Consolas" w:cs="Consolas"/>
                <w:color w:val="008000"/>
                <w:sz w:val="16"/>
                <w:szCs w:val="16"/>
              </w:rPr>
            </w:pPr>
          </w:p>
          <w:p w:rsidR="009C56ED" w:rsidRPr="00122F40" w:rsidRDefault="00122F40" w:rsidP="00122F40">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8000"/>
                <w:sz w:val="16"/>
                <w:szCs w:val="16"/>
              </w:rPr>
              <w:t>...</w:t>
            </w:r>
          </w:p>
        </w:tc>
      </w:tr>
    </w:tbl>
    <w:p w:rsidR="009C56ED" w:rsidRDefault="009C56ED" w:rsidP="009C56ED">
      <w:pPr>
        <w:ind w:left="709" w:right="34"/>
        <w:rPr>
          <w:rFonts w:ascii="Univers CE 45 Light" w:hAnsi="Univers CE 45 Light"/>
          <w:sz w:val="19"/>
          <w:szCs w:val="19"/>
        </w:rPr>
      </w:pPr>
    </w:p>
    <w:p w:rsidR="002C6030" w:rsidRDefault="002A22C6" w:rsidP="002C6030">
      <w:pPr>
        <w:ind w:left="709" w:right="34"/>
        <w:rPr>
          <w:rFonts w:ascii="Univers CE 45 Light" w:hAnsi="Univers CE 45 Light"/>
          <w:sz w:val="19"/>
          <w:szCs w:val="19"/>
        </w:rPr>
      </w:pPr>
      <w:r>
        <w:rPr>
          <w:rFonts w:ascii="Univers CE 45 Light" w:hAnsi="Univers CE 45 Light"/>
          <w:sz w:val="19"/>
          <w:szCs w:val="19"/>
        </w:rPr>
        <w:t>Now, h</w:t>
      </w:r>
      <w:r w:rsidR="002C6030">
        <w:rPr>
          <w:rFonts w:ascii="Univers CE 45 Light" w:hAnsi="Univers CE 45 Light"/>
          <w:sz w:val="19"/>
          <w:szCs w:val="19"/>
        </w:rPr>
        <w:t xml:space="preserve">ere is </w:t>
      </w:r>
      <w:r w:rsidR="00081441">
        <w:rPr>
          <w:rFonts w:ascii="Univers CE 45 Light" w:hAnsi="Univers CE 45 Light"/>
          <w:sz w:val="19"/>
          <w:szCs w:val="19"/>
        </w:rPr>
        <w:t>source of the</w:t>
      </w:r>
      <w:r w:rsidR="002C6030">
        <w:rPr>
          <w:rFonts w:ascii="Univers CE 45 Light" w:hAnsi="Univers CE 45 Light"/>
          <w:sz w:val="19"/>
          <w:szCs w:val="19"/>
        </w:rPr>
        <w:t xml:space="preserve"> </w:t>
      </w:r>
      <w:r w:rsidR="00081441">
        <w:rPr>
          <w:rFonts w:ascii="Univers CE 45 Light" w:hAnsi="Univers CE 45 Light"/>
          <w:sz w:val="19"/>
          <w:szCs w:val="19"/>
        </w:rPr>
        <w:t xml:space="preserve">two device functions called by </w:t>
      </w:r>
      <w:r w:rsidR="002E6593">
        <w:rPr>
          <w:rFonts w:ascii="Univers CE 45 Light" w:hAnsi="Univers CE 45 Light"/>
          <w:sz w:val="19"/>
          <w:szCs w:val="19"/>
        </w:rPr>
        <w:t xml:space="preserve">previous </w:t>
      </w:r>
      <w:r w:rsidR="00081441">
        <w:rPr>
          <w:rFonts w:ascii="Univers CE 45 Light" w:hAnsi="Univers CE 45 Light"/>
          <w:sz w:val="19"/>
          <w:szCs w:val="19"/>
        </w:rPr>
        <w:t>kernels.</w:t>
      </w:r>
    </w:p>
    <w:tbl>
      <w:tblPr>
        <w:tblStyle w:val="Grilledutableau"/>
        <w:tblW w:w="0" w:type="auto"/>
        <w:tblInd w:w="709" w:type="dxa"/>
        <w:tblLook w:val="04A0"/>
      </w:tblPr>
      <w:tblGrid>
        <w:gridCol w:w="9854"/>
      </w:tblGrid>
      <w:tr w:rsidR="002C6030" w:rsidTr="002C6030">
        <w:tc>
          <w:tcPr>
            <w:tcW w:w="10487" w:type="dxa"/>
          </w:tcPr>
          <w:p w:rsidR="002C6030" w:rsidRPr="002C6030" w:rsidRDefault="002C6030" w:rsidP="002C6030">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color w:val="008000"/>
                <w:sz w:val="16"/>
                <w:szCs w:val="16"/>
              </w:rPr>
              <w:t>/******************************************************************************</w:t>
            </w:r>
          </w:p>
          <w:p w:rsidR="002C6030" w:rsidRPr="002C6030" w:rsidRDefault="002C6030" w:rsidP="002C6030">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color w:val="008000"/>
                <w:sz w:val="16"/>
                <w:szCs w:val="16"/>
              </w:rPr>
              <w:t xml:space="preserve"> * Algorithm function</w:t>
            </w:r>
          </w:p>
          <w:p w:rsidR="002C6030" w:rsidRPr="002C6030" w:rsidRDefault="002C6030" w:rsidP="002C6030">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color w:val="008000"/>
                <w:sz w:val="16"/>
                <w:szCs w:val="16"/>
              </w:rPr>
              <w:t xml:space="preserve"> *</w:t>
            </w:r>
          </w:p>
          <w:p w:rsidR="002C6030" w:rsidRPr="002C6030" w:rsidRDefault="002C6030" w:rsidP="002C6030">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color w:val="008000"/>
                <w:sz w:val="16"/>
                <w:szCs w:val="16"/>
              </w:rPr>
              <w:t xml:space="preserve"> * @</w:t>
            </w:r>
            <w:proofErr w:type="spellStart"/>
            <w:r w:rsidRPr="002C6030">
              <w:rPr>
                <w:rFonts w:ascii="Consolas" w:eastAsiaTheme="minorHAnsi" w:hAnsi="Consolas" w:cs="Consolas"/>
                <w:color w:val="008000"/>
                <w:sz w:val="16"/>
                <w:szCs w:val="16"/>
              </w:rPr>
              <w:t>param</w:t>
            </w:r>
            <w:proofErr w:type="spellEnd"/>
            <w:r w:rsidRPr="002C6030">
              <w:rPr>
                <w:rFonts w:ascii="Consolas" w:eastAsiaTheme="minorHAnsi" w:hAnsi="Consolas" w:cs="Consolas"/>
                <w:color w:val="008000"/>
                <w:sz w:val="16"/>
                <w:szCs w:val="16"/>
              </w:rPr>
              <w:t xml:space="preserve"> </w:t>
            </w:r>
            <w:proofErr w:type="spellStart"/>
            <w:r w:rsidR="00081441">
              <w:rPr>
                <w:rFonts w:ascii="Consolas" w:eastAsiaTheme="minorHAnsi" w:hAnsi="Consolas" w:cs="Consolas"/>
                <w:color w:val="008000"/>
                <w:sz w:val="16"/>
                <w:szCs w:val="16"/>
              </w:rPr>
              <w:t>pIndex</w:t>
            </w:r>
            <w:proofErr w:type="spellEnd"/>
            <w:r w:rsidRPr="002C6030">
              <w:rPr>
                <w:rFonts w:ascii="Consolas" w:eastAsiaTheme="minorHAnsi" w:hAnsi="Consolas" w:cs="Consolas"/>
                <w:color w:val="008000"/>
                <w:sz w:val="16"/>
                <w:szCs w:val="16"/>
              </w:rPr>
              <w:t xml:space="preserve"> </w:t>
            </w:r>
            <w:r w:rsidR="00081441">
              <w:rPr>
                <w:rFonts w:ascii="Consolas" w:eastAsiaTheme="minorHAnsi" w:hAnsi="Consolas" w:cs="Consolas"/>
                <w:color w:val="008000"/>
                <w:sz w:val="16"/>
                <w:szCs w:val="16"/>
              </w:rPr>
              <w:t>index of the element to process</w:t>
            </w:r>
          </w:p>
          <w:p w:rsidR="002C6030" w:rsidRPr="002C6030" w:rsidRDefault="002C6030" w:rsidP="002C6030">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color w:val="008000"/>
                <w:sz w:val="16"/>
                <w:szCs w:val="16"/>
              </w:rPr>
              <w:t xml:space="preserve"> * @</w:t>
            </w:r>
            <w:proofErr w:type="spellStart"/>
            <w:r w:rsidRPr="002C6030">
              <w:rPr>
                <w:rFonts w:ascii="Consolas" w:eastAsiaTheme="minorHAnsi" w:hAnsi="Consolas" w:cs="Consolas"/>
                <w:color w:val="008000"/>
                <w:sz w:val="16"/>
                <w:szCs w:val="16"/>
              </w:rPr>
              <w:t>param</w:t>
            </w:r>
            <w:proofErr w:type="spellEnd"/>
            <w:r w:rsidRPr="002C6030">
              <w:rPr>
                <w:rFonts w:ascii="Consolas" w:eastAsiaTheme="minorHAnsi" w:hAnsi="Consolas" w:cs="Consolas"/>
                <w:color w:val="008000"/>
                <w:sz w:val="16"/>
                <w:szCs w:val="16"/>
              </w:rPr>
              <w:t xml:space="preserve"> </w:t>
            </w:r>
            <w:proofErr w:type="spellStart"/>
            <w:r w:rsidRPr="002C6030">
              <w:rPr>
                <w:rFonts w:ascii="Consolas" w:eastAsiaTheme="minorHAnsi" w:hAnsi="Consolas" w:cs="Consolas"/>
                <w:color w:val="008000"/>
                <w:sz w:val="16"/>
                <w:szCs w:val="16"/>
              </w:rPr>
              <w:t>pInput</w:t>
            </w:r>
            <w:proofErr w:type="spellEnd"/>
            <w:r w:rsidRPr="002C6030">
              <w:rPr>
                <w:rFonts w:ascii="Consolas" w:eastAsiaTheme="minorHAnsi" w:hAnsi="Consolas" w:cs="Consolas"/>
                <w:color w:val="008000"/>
                <w:sz w:val="16"/>
                <w:szCs w:val="16"/>
              </w:rPr>
              <w:t xml:space="preserve"> input array</w:t>
            </w:r>
          </w:p>
          <w:p w:rsidR="002C6030" w:rsidRPr="002C6030" w:rsidRDefault="00D755C5" w:rsidP="002C6030">
            <w:pPr>
              <w:autoSpaceDE w:val="0"/>
              <w:autoSpaceDN w:val="0"/>
              <w:adjustRightInd w:val="0"/>
              <w:jc w:val="left"/>
              <w:rPr>
                <w:rFonts w:ascii="Consolas" w:eastAsiaTheme="minorHAnsi" w:hAnsi="Consolas" w:cs="Consolas"/>
                <w:sz w:val="16"/>
                <w:szCs w:val="16"/>
              </w:rPr>
            </w:pPr>
            <w:r>
              <w:rPr>
                <w:rFonts w:ascii="Consolas" w:eastAsiaTheme="minorHAnsi" w:hAnsi="Consolas" w:cs="Consolas"/>
                <w:color w:val="008000"/>
                <w:sz w:val="16"/>
                <w:szCs w:val="16"/>
              </w:rPr>
              <w:t xml:space="preserve"> </w:t>
            </w:r>
            <w:r w:rsidR="002C6030" w:rsidRPr="002C6030">
              <w:rPr>
                <w:rFonts w:ascii="Consolas" w:eastAsiaTheme="minorHAnsi" w:hAnsi="Consolas" w:cs="Consolas"/>
                <w:color w:val="008000"/>
                <w:sz w:val="16"/>
                <w:szCs w:val="16"/>
              </w:rPr>
              <w:t>******************************************************************************/</w:t>
            </w:r>
          </w:p>
          <w:p w:rsidR="002C6030" w:rsidRPr="002C6030" w:rsidRDefault="002C6030" w:rsidP="002C6030">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sz w:val="16"/>
                <w:szCs w:val="16"/>
              </w:rPr>
              <w:t>__device__</w:t>
            </w:r>
          </w:p>
          <w:p w:rsidR="002C6030" w:rsidRPr="002C6030" w:rsidRDefault="002C6030" w:rsidP="002C6030">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color w:val="0000FF"/>
                <w:sz w:val="16"/>
                <w:szCs w:val="16"/>
              </w:rPr>
              <w:t>unsigned</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char</w:t>
            </w:r>
            <w:r w:rsidRPr="002C6030">
              <w:rPr>
                <w:rFonts w:ascii="Consolas" w:eastAsiaTheme="minorHAnsi" w:hAnsi="Consolas" w:cs="Consolas"/>
                <w:sz w:val="16"/>
                <w:szCs w:val="16"/>
              </w:rPr>
              <w:t xml:space="preserve"> </w:t>
            </w:r>
            <w:proofErr w:type="spellStart"/>
            <w:r w:rsidRPr="002C6030">
              <w:rPr>
                <w:rFonts w:ascii="Consolas" w:eastAsiaTheme="minorHAnsi" w:hAnsi="Consolas" w:cs="Consolas"/>
                <w:sz w:val="16"/>
                <w:szCs w:val="16"/>
              </w:rPr>
              <w:t>algorithmFunction</w:t>
            </w:r>
            <w:proofErr w:type="spellEnd"/>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const</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unsigned</w:t>
            </w:r>
            <w:r w:rsidRPr="002C6030">
              <w:rPr>
                <w:rFonts w:ascii="Consolas" w:eastAsiaTheme="minorHAnsi" w:hAnsi="Consolas" w:cs="Consolas"/>
                <w:sz w:val="16"/>
                <w:szCs w:val="16"/>
              </w:rPr>
              <w:t xml:space="preserve"> </w:t>
            </w:r>
            <w:proofErr w:type="spellStart"/>
            <w:r w:rsidRPr="002C6030">
              <w:rPr>
                <w:rFonts w:ascii="Consolas" w:eastAsiaTheme="minorHAnsi" w:hAnsi="Consolas" w:cs="Consolas"/>
                <w:color w:val="0000FF"/>
                <w:sz w:val="16"/>
                <w:szCs w:val="16"/>
              </w:rPr>
              <w:t>int</w:t>
            </w:r>
            <w:proofErr w:type="spellEnd"/>
            <w:r w:rsidRPr="002C6030">
              <w:rPr>
                <w:rFonts w:ascii="Consolas" w:eastAsiaTheme="minorHAnsi" w:hAnsi="Consolas" w:cs="Consolas"/>
                <w:sz w:val="16"/>
                <w:szCs w:val="16"/>
              </w:rPr>
              <w:t xml:space="preserve"> </w:t>
            </w:r>
            <w:proofErr w:type="spellStart"/>
            <w:r w:rsidR="004548FA">
              <w:rPr>
                <w:rFonts w:ascii="Consolas" w:eastAsiaTheme="minorHAnsi" w:hAnsi="Consolas" w:cs="Consolas"/>
                <w:sz w:val="16"/>
                <w:szCs w:val="16"/>
              </w:rPr>
              <w:t>pIndex</w:t>
            </w:r>
            <w:proofErr w:type="spellEnd"/>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const</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unsigned</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char</w:t>
            </w:r>
            <w:r w:rsidRPr="002C6030">
              <w:rPr>
                <w:rFonts w:ascii="Consolas" w:eastAsiaTheme="minorHAnsi" w:hAnsi="Consolas" w:cs="Consolas"/>
                <w:sz w:val="16"/>
                <w:szCs w:val="16"/>
              </w:rPr>
              <w:t xml:space="preserve">* </w:t>
            </w:r>
            <w:proofErr w:type="spellStart"/>
            <w:r w:rsidRPr="002C6030">
              <w:rPr>
                <w:rFonts w:ascii="Consolas" w:eastAsiaTheme="minorHAnsi" w:hAnsi="Consolas" w:cs="Consolas"/>
                <w:sz w:val="16"/>
                <w:szCs w:val="16"/>
              </w:rPr>
              <w:t>pInput</w:t>
            </w:r>
            <w:proofErr w:type="spellEnd"/>
            <w:r w:rsidRPr="002C6030">
              <w:rPr>
                <w:rFonts w:ascii="Consolas" w:eastAsiaTheme="minorHAnsi" w:hAnsi="Consolas" w:cs="Consolas"/>
                <w:sz w:val="16"/>
                <w:szCs w:val="16"/>
              </w:rPr>
              <w:t xml:space="preserve"> )</w:t>
            </w:r>
          </w:p>
          <w:p w:rsidR="002C6030" w:rsidRPr="002C6030" w:rsidRDefault="002C6030" w:rsidP="002C6030">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sz w:val="16"/>
                <w:szCs w:val="16"/>
              </w:rPr>
              <w:t>{</w:t>
            </w:r>
          </w:p>
          <w:p w:rsidR="002C6030" w:rsidRPr="002C6030" w:rsidRDefault="002C6030" w:rsidP="002C6030">
            <w:pPr>
              <w:autoSpaceDE w:val="0"/>
              <w:autoSpaceDN w:val="0"/>
              <w:adjustRightInd w:val="0"/>
              <w:jc w:val="left"/>
              <w:rPr>
                <w:rFonts w:ascii="Consolas" w:eastAsiaTheme="minorHAnsi" w:hAnsi="Consolas" w:cs="Consolas"/>
                <w:sz w:val="16"/>
                <w:szCs w:val="16"/>
              </w:rPr>
            </w:pPr>
            <w:r>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unsigned</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char</w:t>
            </w:r>
            <w:r w:rsidR="00E051F2">
              <w:rPr>
                <w:rFonts w:ascii="Consolas" w:eastAsiaTheme="minorHAnsi" w:hAnsi="Consolas" w:cs="Consolas"/>
                <w:sz w:val="16"/>
                <w:szCs w:val="16"/>
              </w:rPr>
              <w:t xml:space="preserve"> value = </w:t>
            </w:r>
            <w:r w:rsidRPr="002C6030">
              <w:rPr>
                <w:rFonts w:ascii="Consolas" w:eastAsiaTheme="minorHAnsi" w:hAnsi="Consolas" w:cs="Consolas"/>
                <w:sz w:val="16"/>
                <w:szCs w:val="16"/>
              </w:rPr>
              <w:t>(</w:t>
            </w:r>
            <w:proofErr w:type="spellStart"/>
            <w:r w:rsidRPr="002C6030">
              <w:rPr>
                <w:rFonts w:ascii="Consolas" w:eastAsiaTheme="minorHAnsi" w:hAnsi="Consolas" w:cs="Consolas"/>
                <w:color w:val="0000FF"/>
                <w:sz w:val="16"/>
                <w:szCs w:val="16"/>
              </w:rPr>
              <w:t>uchar</w:t>
            </w:r>
            <w:proofErr w:type="spellEnd"/>
            <w:r w:rsidRPr="002C6030">
              <w:rPr>
                <w:rFonts w:ascii="Consolas" w:eastAsiaTheme="minorHAnsi" w:hAnsi="Consolas" w:cs="Consolas"/>
                <w:sz w:val="16"/>
                <w:szCs w:val="16"/>
              </w:rPr>
              <w:t xml:space="preserve">)( ( </w:t>
            </w:r>
            <w:proofErr w:type="spellStart"/>
            <w:r w:rsidRPr="002C6030">
              <w:rPr>
                <w:rFonts w:ascii="Consolas" w:eastAsiaTheme="minorHAnsi" w:hAnsi="Consolas" w:cs="Consolas"/>
                <w:sz w:val="16"/>
                <w:szCs w:val="16"/>
              </w:rPr>
              <w:t>sinf</w:t>
            </w:r>
            <w:proofErr w:type="spellEnd"/>
            <w:r w:rsidRPr="002C6030">
              <w:rPr>
                <w:rFonts w:ascii="Consolas" w:eastAsiaTheme="minorHAnsi" w:hAnsi="Consolas" w:cs="Consolas"/>
                <w:sz w:val="16"/>
                <w:szCs w:val="16"/>
              </w:rPr>
              <w:t>(</w:t>
            </w:r>
            <w:r w:rsidR="00081441">
              <w:rPr>
                <w:rFonts w:ascii="Consolas" w:eastAsiaTheme="minorHAnsi" w:hAnsi="Consolas" w:cs="Consolas"/>
                <w:sz w:val="16"/>
                <w:szCs w:val="16"/>
              </w:rPr>
              <w:t xml:space="preserve"> </w:t>
            </w:r>
            <w:proofErr w:type="spellStart"/>
            <w:r w:rsidR="00081441" w:rsidRPr="002C6030">
              <w:rPr>
                <w:rFonts w:ascii="Consolas" w:eastAsiaTheme="minorHAnsi" w:hAnsi="Consolas" w:cs="Consolas"/>
                <w:sz w:val="16"/>
                <w:szCs w:val="16"/>
              </w:rPr>
              <w:t>pInput</w:t>
            </w:r>
            <w:proofErr w:type="spellEnd"/>
            <w:r w:rsidR="00081441">
              <w:rPr>
                <w:rFonts w:ascii="Consolas" w:eastAsiaTheme="minorHAnsi" w:hAnsi="Consolas" w:cs="Consolas"/>
                <w:sz w:val="16"/>
                <w:szCs w:val="16"/>
              </w:rPr>
              <w:t xml:space="preserve">[ </w:t>
            </w:r>
            <w:proofErr w:type="spellStart"/>
            <w:r w:rsidR="00081441">
              <w:rPr>
                <w:rFonts w:ascii="Consolas" w:eastAsiaTheme="minorHAnsi" w:hAnsi="Consolas" w:cs="Consolas"/>
                <w:sz w:val="16"/>
                <w:szCs w:val="16"/>
              </w:rPr>
              <w:t>pIndex</w:t>
            </w:r>
            <w:proofErr w:type="spellEnd"/>
            <w:r w:rsidR="00081441">
              <w:rPr>
                <w:rFonts w:ascii="Consolas" w:eastAsiaTheme="minorHAnsi" w:hAnsi="Consolas" w:cs="Consolas"/>
                <w:sz w:val="16"/>
                <w:szCs w:val="16"/>
              </w:rPr>
              <w:t xml:space="preserve"> ]</w:t>
            </w:r>
            <w:r w:rsidR="00081441" w:rsidRPr="002C6030">
              <w:rPr>
                <w:rFonts w:ascii="Consolas" w:eastAsiaTheme="minorHAnsi" w:hAnsi="Consolas" w:cs="Consolas"/>
                <w:sz w:val="16"/>
                <w:szCs w:val="16"/>
              </w:rPr>
              <w:t xml:space="preserve"> </w:t>
            </w:r>
            <w:r w:rsidRPr="002C6030">
              <w:rPr>
                <w:rFonts w:ascii="Consolas" w:eastAsiaTheme="minorHAnsi" w:hAnsi="Consolas" w:cs="Consolas"/>
                <w:sz w:val="16"/>
                <w:szCs w:val="16"/>
              </w:rPr>
              <w:t>* 3.141592f / 180.f ) * 0.5f + 0.5f ) * 255.f );</w:t>
            </w:r>
          </w:p>
          <w:p w:rsidR="002C6030" w:rsidRPr="00184ADD" w:rsidRDefault="002C6030" w:rsidP="002C6030">
            <w:pPr>
              <w:autoSpaceDE w:val="0"/>
              <w:autoSpaceDN w:val="0"/>
              <w:adjustRightInd w:val="0"/>
              <w:jc w:val="left"/>
              <w:rPr>
                <w:rFonts w:ascii="Consolas" w:eastAsiaTheme="minorHAnsi" w:hAnsi="Consolas" w:cs="Consolas"/>
                <w:sz w:val="16"/>
                <w:szCs w:val="16"/>
              </w:rPr>
            </w:pPr>
            <w:r>
              <w:rPr>
                <w:rFonts w:ascii="Consolas" w:eastAsiaTheme="minorHAnsi" w:hAnsi="Consolas" w:cs="Consolas"/>
                <w:sz w:val="16"/>
                <w:szCs w:val="16"/>
              </w:rPr>
              <w:t xml:space="preserve">    </w:t>
            </w:r>
            <w:r w:rsidRPr="00184ADD">
              <w:rPr>
                <w:rFonts w:ascii="Consolas" w:eastAsiaTheme="minorHAnsi" w:hAnsi="Consolas" w:cs="Consolas"/>
                <w:color w:val="0000FF"/>
                <w:sz w:val="16"/>
                <w:szCs w:val="16"/>
              </w:rPr>
              <w:t>return</w:t>
            </w:r>
            <w:r w:rsidRPr="00184ADD">
              <w:rPr>
                <w:rFonts w:ascii="Consolas" w:eastAsiaTheme="minorHAnsi" w:hAnsi="Consolas" w:cs="Consolas"/>
                <w:sz w:val="16"/>
                <w:szCs w:val="16"/>
              </w:rPr>
              <w:t xml:space="preserve"> value;</w:t>
            </w:r>
          </w:p>
          <w:p w:rsidR="002C6030" w:rsidRPr="00184ADD" w:rsidRDefault="002C6030" w:rsidP="002C6030">
            <w:pPr>
              <w:autoSpaceDE w:val="0"/>
              <w:autoSpaceDN w:val="0"/>
              <w:adjustRightInd w:val="0"/>
              <w:jc w:val="left"/>
              <w:rPr>
                <w:rFonts w:ascii="Consolas" w:eastAsiaTheme="minorHAnsi" w:hAnsi="Consolas" w:cs="Consolas"/>
                <w:sz w:val="16"/>
                <w:szCs w:val="16"/>
              </w:rPr>
            </w:pPr>
            <w:r w:rsidRPr="00184ADD">
              <w:rPr>
                <w:rFonts w:ascii="Consolas" w:eastAsiaTheme="minorHAnsi" w:hAnsi="Consolas" w:cs="Consolas"/>
                <w:sz w:val="16"/>
                <w:szCs w:val="16"/>
              </w:rPr>
              <w:t>}</w:t>
            </w:r>
          </w:p>
          <w:p w:rsidR="00081441" w:rsidRPr="002C6030" w:rsidRDefault="00081441" w:rsidP="00081441">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sz w:val="16"/>
                <w:szCs w:val="16"/>
              </w:rPr>
              <w:t>__device__</w:t>
            </w:r>
          </w:p>
          <w:p w:rsidR="00081441" w:rsidRPr="002C6030" w:rsidRDefault="00081441" w:rsidP="00081441">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color w:val="0000FF"/>
                <w:sz w:val="16"/>
                <w:szCs w:val="16"/>
              </w:rPr>
              <w:t>unsigned</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char</w:t>
            </w:r>
            <w:r w:rsidRPr="002C6030">
              <w:rPr>
                <w:rFonts w:ascii="Consolas" w:eastAsiaTheme="minorHAnsi" w:hAnsi="Consolas" w:cs="Consolas"/>
                <w:sz w:val="16"/>
                <w:szCs w:val="16"/>
              </w:rPr>
              <w:t xml:space="preserve"> algorithmFunction</w:t>
            </w:r>
            <w:r w:rsidR="005935D2">
              <w:rPr>
                <w:rFonts w:ascii="Consolas" w:eastAsiaTheme="minorHAnsi" w:hAnsi="Consolas" w:cs="Consolas"/>
                <w:sz w:val="16"/>
                <w:szCs w:val="16"/>
              </w:rPr>
              <w:t>_2</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const</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unsigned</w:t>
            </w:r>
            <w:r w:rsidRPr="002C6030">
              <w:rPr>
                <w:rFonts w:ascii="Consolas" w:eastAsiaTheme="minorHAnsi" w:hAnsi="Consolas" w:cs="Consolas"/>
                <w:sz w:val="16"/>
                <w:szCs w:val="16"/>
              </w:rPr>
              <w:t xml:space="preserve"> </w:t>
            </w:r>
            <w:proofErr w:type="spellStart"/>
            <w:r w:rsidRPr="002C6030">
              <w:rPr>
                <w:rFonts w:ascii="Consolas" w:eastAsiaTheme="minorHAnsi" w:hAnsi="Consolas" w:cs="Consolas"/>
                <w:color w:val="0000FF"/>
                <w:sz w:val="16"/>
                <w:szCs w:val="16"/>
              </w:rPr>
              <w:t>int</w:t>
            </w:r>
            <w:proofErr w:type="spellEnd"/>
            <w:r w:rsidRPr="002C6030">
              <w:rPr>
                <w:rFonts w:ascii="Consolas" w:eastAsiaTheme="minorHAnsi" w:hAnsi="Consolas" w:cs="Consolas"/>
                <w:sz w:val="16"/>
                <w:szCs w:val="16"/>
              </w:rPr>
              <w:t xml:space="preserve"> </w:t>
            </w:r>
            <w:proofErr w:type="spellStart"/>
            <w:r>
              <w:rPr>
                <w:rFonts w:ascii="Consolas" w:eastAsiaTheme="minorHAnsi" w:hAnsi="Consolas" w:cs="Consolas"/>
                <w:sz w:val="16"/>
                <w:szCs w:val="16"/>
              </w:rPr>
              <w:t>pIndex</w:t>
            </w:r>
            <w:proofErr w:type="spellEnd"/>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const</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unsigned</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char</w:t>
            </w:r>
            <w:r w:rsidRPr="002C6030">
              <w:rPr>
                <w:rFonts w:ascii="Consolas" w:eastAsiaTheme="minorHAnsi" w:hAnsi="Consolas" w:cs="Consolas"/>
                <w:sz w:val="16"/>
                <w:szCs w:val="16"/>
              </w:rPr>
              <w:t xml:space="preserve">* </w:t>
            </w:r>
            <w:proofErr w:type="spellStart"/>
            <w:r w:rsidRPr="002C6030">
              <w:rPr>
                <w:rFonts w:ascii="Consolas" w:eastAsiaTheme="minorHAnsi" w:hAnsi="Consolas" w:cs="Consolas"/>
                <w:sz w:val="16"/>
                <w:szCs w:val="16"/>
              </w:rPr>
              <w:t>pInput</w:t>
            </w:r>
            <w:proofErr w:type="spellEnd"/>
            <w:r w:rsidRPr="002C6030">
              <w:rPr>
                <w:rFonts w:ascii="Consolas" w:eastAsiaTheme="minorHAnsi" w:hAnsi="Consolas" w:cs="Consolas"/>
                <w:sz w:val="16"/>
                <w:szCs w:val="16"/>
              </w:rPr>
              <w:t xml:space="preserve"> )</w:t>
            </w:r>
          </w:p>
          <w:p w:rsidR="00081441" w:rsidRPr="002C6030" w:rsidRDefault="00081441" w:rsidP="00081441">
            <w:pPr>
              <w:autoSpaceDE w:val="0"/>
              <w:autoSpaceDN w:val="0"/>
              <w:adjustRightInd w:val="0"/>
              <w:jc w:val="left"/>
              <w:rPr>
                <w:rFonts w:ascii="Consolas" w:eastAsiaTheme="minorHAnsi" w:hAnsi="Consolas" w:cs="Consolas"/>
                <w:sz w:val="16"/>
                <w:szCs w:val="16"/>
              </w:rPr>
            </w:pPr>
            <w:r w:rsidRPr="002C6030">
              <w:rPr>
                <w:rFonts w:ascii="Consolas" w:eastAsiaTheme="minorHAnsi" w:hAnsi="Consolas" w:cs="Consolas"/>
                <w:sz w:val="16"/>
                <w:szCs w:val="16"/>
              </w:rPr>
              <w:t>{</w:t>
            </w:r>
          </w:p>
          <w:p w:rsidR="00081441" w:rsidRPr="002C6030" w:rsidRDefault="00081441" w:rsidP="00081441">
            <w:pPr>
              <w:autoSpaceDE w:val="0"/>
              <w:autoSpaceDN w:val="0"/>
              <w:adjustRightInd w:val="0"/>
              <w:jc w:val="left"/>
              <w:rPr>
                <w:rFonts w:ascii="Consolas" w:eastAsiaTheme="minorHAnsi" w:hAnsi="Consolas" w:cs="Consolas"/>
                <w:sz w:val="16"/>
                <w:szCs w:val="16"/>
              </w:rPr>
            </w:pPr>
            <w:r>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unsigned</w:t>
            </w:r>
            <w:r w:rsidRPr="002C6030">
              <w:rPr>
                <w:rFonts w:ascii="Consolas" w:eastAsiaTheme="minorHAnsi" w:hAnsi="Consolas" w:cs="Consolas"/>
                <w:sz w:val="16"/>
                <w:szCs w:val="16"/>
              </w:rPr>
              <w:t xml:space="preserve"> </w:t>
            </w:r>
            <w:r w:rsidRPr="002C6030">
              <w:rPr>
                <w:rFonts w:ascii="Consolas" w:eastAsiaTheme="minorHAnsi" w:hAnsi="Consolas" w:cs="Consolas"/>
                <w:color w:val="0000FF"/>
                <w:sz w:val="16"/>
                <w:szCs w:val="16"/>
              </w:rPr>
              <w:t>char</w:t>
            </w:r>
            <w:r>
              <w:rPr>
                <w:rFonts w:ascii="Consolas" w:eastAsiaTheme="minorHAnsi" w:hAnsi="Consolas" w:cs="Consolas"/>
                <w:sz w:val="16"/>
                <w:szCs w:val="16"/>
              </w:rPr>
              <w:t xml:space="preserve"> value = </w:t>
            </w:r>
            <w:r w:rsidRPr="002C6030">
              <w:rPr>
                <w:rFonts w:ascii="Consolas" w:eastAsiaTheme="minorHAnsi" w:hAnsi="Consolas" w:cs="Consolas"/>
                <w:sz w:val="16"/>
                <w:szCs w:val="16"/>
              </w:rPr>
              <w:t>(</w:t>
            </w:r>
            <w:proofErr w:type="spellStart"/>
            <w:r w:rsidRPr="002C6030">
              <w:rPr>
                <w:rFonts w:ascii="Consolas" w:eastAsiaTheme="minorHAnsi" w:hAnsi="Consolas" w:cs="Consolas"/>
                <w:color w:val="0000FF"/>
                <w:sz w:val="16"/>
                <w:szCs w:val="16"/>
              </w:rPr>
              <w:t>uchar</w:t>
            </w:r>
            <w:proofErr w:type="spellEnd"/>
            <w:r w:rsidRPr="002C6030">
              <w:rPr>
                <w:rFonts w:ascii="Consolas" w:eastAsiaTheme="minorHAnsi" w:hAnsi="Consolas" w:cs="Consolas"/>
                <w:sz w:val="16"/>
                <w:szCs w:val="16"/>
              </w:rPr>
              <w:t xml:space="preserve">)( ( </w:t>
            </w:r>
            <w:proofErr w:type="spellStart"/>
            <w:r>
              <w:rPr>
                <w:rFonts w:ascii="Consolas" w:eastAsiaTheme="minorHAnsi" w:hAnsi="Consolas" w:cs="Consolas"/>
                <w:sz w:val="16"/>
                <w:szCs w:val="16"/>
              </w:rPr>
              <w:t>cos</w:t>
            </w:r>
            <w:r w:rsidRPr="002C6030">
              <w:rPr>
                <w:rFonts w:ascii="Consolas" w:eastAsiaTheme="minorHAnsi" w:hAnsi="Consolas" w:cs="Consolas"/>
                <w:sz w:val="16"/>
                <w:szCs w:val="16"/>
              </w:rPr>
              <w:t>f</w:t>
            </w:r>
            <w:proofErr w:type="spellEnd"/>
            <w:r w:rsidRPr="002C6030">
              <w:rPr>
                <w:rFonts w:ascii="Consolas" w:eastAsiaTheme="minorHAnsi" w:hAnsi="Consolas" w:cs="Consolas"/>
                <w:sz w:val="16"/>
                <w:szCs w:val="16"/>
              </w:rPr>
              <w:t>(</w:t>
            </w:r>
            <w:r>
              <w:rPr>
                <w:rFonts w:ascii="Consolas" w:eastAsiaTheme="minorHAnsi" w:hAnsi="Consolas" w:cs="Consolas"/>
                <w:sz w:val="16"/>
                <w:szCs w:val="16"/>
              </w:rPr>
              <w:t xml:space="preserve"> </w:t>
            </w:r>
            <w:proofErr w:type="spellStart"/>
            <w:r w:rsidRPr="002C6030">
              <w:rPr>
                <w:rFonts w:ascii="Consolas" w:eastAsiaTheme="minorHAnsi" w:hAnsi="Consolas" w:cs="Consolas"/>
                <w:sz w:val="16"/>
                <w:szCs w:val="16"/>
              </w:rPr>
              <w:t>pInput</w:t>
            </w:r>
            <w:proofErr w:type="spellEnd"/>
            <w:r>
              <w:rPr>
                <w:rFonts w:ascii="Consolas" w:eastAsiaTheme="minorHAnsi" w:hAnsi="Consolas" w:cs="Consolas"/>
                <w:sz w:val="16"/>
                <w:szCs w:val="16"/>
              </w:rPr>
              <w:t xml:space="preserve">[ </w:t>
            </w:r>
            <w:proofErr w:type="spellStart"/>
            <w:r>
              <w:rPr>
                <w:rFonts w:ascii="Consolas" w:eastAsiaTheme="minorHAnsi" w:hAnsi="Consolas" w:cs="Consolas"/>
                <w:sz w:val="16"/>
                <w:szCs w:val="16"/>
              </w:rPr>
              <w:t>pIndex</w:t>
            </w:r>
            <w:proofErr w:type="spellEnd"/>
            <w:r>
              <w:rPr>
                <w:rFonts w:ascii="Consolas" w:eastAsiaTheme="minorHAnsi" w:hAnsi="Consolas" w:cs="Consolas"/>
                <w:sz w:val="16"/>
                <w:szCs w:val="16"/>
              </w:rPr>
              <w:t xml:space="preserve"> ]</w:t>
            </w:r>
            <w:r w:rsidRPr="002C6030">
              <w:rPr>
                <w:rFonts w:ascii="Consolas" w:eastAsiaTheme="minorHAnsi" w:hAnsi="Consolas" w:cs="Consolas"/>
                <w:sz w:val="16"/>
                <w:szCs w:val="16"/>
              </w:rPr>
              <w:t xml:space="preserve"> * 3.141592f / 180.f ) * 0.5f + 0.5f ) * 255.f );</w:t>
            </w:r>
          </w:p>
          <w:p w:rsidR="00081441" w:rsidRPr="002C6030" w:rsidRDefault="00081441" w:rsidP="00081441">
            <w:pPr>
              <w:autoSpaceDE w:val="0"/>
              <w:autoSpaceDN w:val="0"/>
              <w:adjustRightInd w:val="0"/>
              <w:jc w:val="left"/>
              <w:rPr>
                <w:rFonts w:ascii="Consolas" w:eastAsiaTheme="minorHAnsi" w:hAnsi="Consolas" w:cs="Consolas"/>
                <w:sz w:val="16"/>
                <w:szCs w:val="16"/>
                <w:lang w:val="fr-FR"/>
              </w:rPr>
            </w:pPr>
            <w:r>
              <w:rPr>
                <w:rFonts w:ascii="Consolas" w:eastAsiaTheme="minorHAnsi" w:hAnsi="Consolas" w:cs="Consolas"/>
                <w:sz w:val="16"/>
                <w:szCs w:val="16"/>
              </w:rPr>
              <w:t xml:space="preserve">    </w:t>
            </w:r>
            <w:r w:rsidRPr="002C6030">
              <w:rPr>
                <w:rFonts w:ascii="Consolas" w:eastAsiaTheme="minorHAnsi" w:hAnsi="Consolas" w:cs="Consolas"/>
                <w:color w:val="0000FF"/>
                <w:sz w:val="16"/>
                <w:szCs w:val="16"/>
                <w:lang w:val="fr-FR"/>
              </w:rPr>
              <w:t>return</w:t>
            </w:r>
            <w:r w:rsidRPr="002C6030">
              <w:rPr>
                <w:rFonts w:ascii="Consolas" w:eastAsiaTheme="minorHAnsi" w:hAnsi="Consolas" w:cs="Consolas"/>
                <w:sz w:val="16"/>
                <w:szCs w:val="16"/>
                <w:lang w:val="fr-FR"/>
              </w:rPr>
              <w:t xml:space="preserve"> value;</w:t>
            </w:r>
          </w:p>
          <w:p w:rsidR="00081441" w:rsidRPr="002C6030" w:rsidRDefault="00081441" w:rsidP="00081441">
            <w:pPr>
              <w:autoSpaceDE w:val="0"/>
              <w:autoSpaceDN w:val="0"/>
              <w:adjustRightInd w:val="0"/>
              <w:jc w:val="left"/>
              <w:rPr>
                <w:rFonts w:ascii="Consolas" w:eastAsiaTheme="minorHAnsi" w:hAnsi="Consolas" w:cs="Consolas"/>
                <w:sz w:val="16"/>
                <w:szCs w:val="16"/>
                <w:lang w:val="fr-FR"/>
              </w:rPr>
            </w:pPr>
            <w:r w:rsidRPr="002C6030">
              <w:rPr>
                <w:rFonts w:ascii="Consolas" w:eastAsiaTheme="minorHAnsi" w:hAnsi="Consolas" w:cs="Consolas"/>
                <w:sz w:val="16"/>
                <w:szCs w:val="16"/>
                <w:lang w:val="fr-FR"/>
              </w:rPr>
              <w:t>}</w:t>
            </w:r>
          </w:p>
        </w:tc>
      </w:tr>
    </w:tbl>
    <w:p w:rsidR="002C6030" w:rsidRDefault="002C6030" w:rsidP="009C56ED">
      <w:pPr>
        <w:ind w:left="709" w:right="34"/>
        <w:rPr>
          <w:rFonts w:ascii="Univers CE 45 Light" w:hAnsi="Univers CE 45 Light"/>
          <w:sz w:val="19"/>
          <w:szCs w:val="19"/>
        </w:rPr>
      </w:pPr>
    </w:p>
    <w:p w:rsidR="00DE6225" w:rsidRDefault="00DE6225" w:rsidP="009C56ED">
      <w:pPr>
        <w:ind w:left="709" w:right="34"/>
        <w:rPr>
          <w:rFonts w:ascii="Univers CE 45 Light" w:hAnsi="Univers CE 45 Light"/>
          <w:sz w:val="19"/>
          <w:szCs w:val="19"/>
        </w:rPr>
      </w:pPr>
    </w:p>
    <w:p w:rsidR="00D43343" w:rsidRDefault="00D43343" w:rsidP="00D43343">
      <w:pPr>
        <w:pStyle w:val="Titre2"/>
        <w:numPr>
          <w:ilvl w:val="0"/>
          <w:numId w:val="25"/>
        </w:numPr>
      </w:pPr>
      <w:bookmarkStart w:id="8" w:name="_Toc377412706"/>
      <w:r w:rsidRPr="00D43343">
        <w:t>Device function declaration</w:t>
      </w:r>
      <w:bookmarkEnd w:id="8"/>
    </w:p>
    <w:p w:rsidR="00BA3441" w:rsidRPr="00BA3441" w:rsidRDefault="00BA3441" w:rsidP="00BA3441"/>
    <w:p w:rsidR="00D43343" w:rsidRDefault="00D43343" w:rsidP="00D61157">
      <w:pPr>
        <w:ind w:left="709" w:right="34"/>
        <w:rPr>
          <w:rFonts w:ascii="Univers CE 45 Light" w:hAnsi="Univers CE 45 Light"/>
          <w:sz w:val="19"/>
          <w:szCs w:val="19"/>
        </w:rPr>
      </w:pPr>
      <w:r>
        <w:rPr>
          <w:rFonts w:ascii="Univers CE 45 Light" w:hAnsi="Univers CE 45 Light"/>
          <w:sz w:val="19"/>
          <w:szCs w:val="19"/>
        </w:rPr>
        <w:t>For the moment, device function</w:t>
      </w:r>
      <w:r w:rsidR="00BA3441">
        <w:rPr>
          <w:rFonts w:ascii="Univers CE 45 Light" w:hAnsi="Univers CE 45 Light"/>
          <w:sz w:val="19"/>
          <w:szCs w:val="19"/>
        </w:rPr>
        <w:t>s</w:t>
      </w:r>
      <w:r>
        <w:rPr>
          <w:rFonts w:ascii="Univers CE 45 Light" w:hAnsi="Univers CE 45 Light"/>
          <w:sz w:val="19"/>
          <w:szCs w:val="19"/>
        </w:rPr>
        <w:t xml:space="preserve"> are initialized at compilation. It could be interesting to benchmark when user modify functions from host. To do that, user has to modify the address of the CUDA symbol associated to the function pointer with a call to “</w:t>
      </w:r>
      <w:proofErr w:type="spellStart"/>
      <w:proofErr w:type="gramStart"/>
      <w:r w:rsidRPr="00D43343">
        <w:rPr>
          <w:rFonts w:ascii="Consolas" w:eastAsiaTheme="minorHAnsi" w:hAnsi="Consolas" w:cs="Consolas"/>
          <w:sz w:val="16"/>
          <w:szCs w:val="16"/>
        </w:rPr>
        <w:t>cudaMemcpyToSymbol</w:t>
      </w:r>
      <w:proofErr w:type="spellEnd"/>
      <w:r w:rsidRPr="00D43343">
        <w:rPr>
          <w:rFonts w:ascii="Consolas" w:eastAsiaTheme="minorHAnsi" w:hAnsi="Consolas" w:cs="Consolas"/>
          <w:sz w:val="16"/>
          <w:szCs w:val="16"/>
        </w:rPr>
        <w:t>(</w:t>
      </w:r>
      <w:proofErr w:type="gramEnd"/>
      <w:r w:rsidRPr="00D43343">
        <w:rPr>
          <w:rFonts w:ascii="Consolas" w:eastAsiaTheme="minorHAnsi" w:hAnsi="Consolas" w:cs="Consolas"/>
          <w:sz w:val="16"/>
          <w:szCs w:val="16"/>
        </w:rPr>
        <w:t>)</w:t>
      </w:r>
      <w:r>
        <w:rPr>
          <w:rFonts w:ascii="Consolas" w:eastAsiaTheme="minorHAnsi" w:hAnsi="Consolas" w:cs="Consolas"/>
          <w:sz w:val="16"/>
          <w:szCs w:val="16"/>
        </w:rPr>
        <w:t>”</w:t>
      </w:r>
      <w:r>
        <w:rPr>
          <w:rFonts w:ascii="Univers CE 45 Light" w:hAnsi="Univers CE 45 Light"/>
          <w:sz w:val="19"/>
          <w:szCs w:val="19"/>
        </w:rPr>
        <w:t>.</w:t>
      </w:r>
    </w:p>
    <w:tbl>
      <w:tblPr>
        <w:tblStyle w:val="Grilledutableau"/>
        <w:tblW w:w="0" w:type="auto"/>
        <w:tblInd w:w="709" w:type="dxa"/>
        <w:tblLook w:val="04A0"/>
      </w:tblPr>
      <w:tblGrid>
        <w:gridCol w:w="9854"/>
      </w:tblGrid>
      <w:tr w:rsidR="006E585D" w:rsidTr="00E1298B">
        <w:tc>
          <w:tcPr>
            <w:tcW w:w="9854" w:type="dxa"/>
          </w:tcPr>
          <w:p w:rsidR="006E585D" w:rsidRPr="006E585D" w:rsidRDefault="006E585D" w:rsidP="006E585D">
            <w:pPr>
              <w:autoSpaceDE w:val="0"/>
              <w:autoSpaceDN w:val="0"/>
              <w:adjustRightInd w:val="0"/>
              <w:jc w:val="left"/>
              <w:rPr>
                <w:rFonts w:ascii="Consolas" w:eastAsiaTheme="minorHAnsi" w:hAnsi="Consolas" w:cs="Consolas"/>
                <w:sz w:val="16"/>
                <w:szCs w:val="16"/>
              </w:rPr>
            </w:pPr>
            <w:r w:rsidRPr="006E585D">
              <w:rPr>
                <w:rFonts w:ascii="Consolas" w:eastAsiaTheme="minorHAnsi" w:hAnsi="Consolas" w:cs="Consolas"/>
                <w:color w:val="008000"/>
                <w:sz w:val="16"/>
                <w:szCs w:val="16"/>
              </w:rPr>
              <w:t>/**</w:t>
            </w:r>
          </w:p>
          <w:p w:rsidR="006E585D" w:rsidRPr="006E585D" w:rsidRDefault="006E585D" w:rsidP="006E585D">
            <w:pPr>
              <w:autoSpaceDE w:val="0"/>
              <w:autoSpaceDN w:val="0"/>
              <w:adjustRightInd w:val="0"/>
              <w:jc w:val="left"/>
              <w:rPr>
                <w:rFonts w:ascii="Consolas" w:eastAsiaTheme="minorHAnsi" w:hAnsi="Consolas" w:cs="Consolas"/>
                <w:sz w:val="16"/>
                <w:szCs w:val="16"/>
              </w:rPr>
            </w:pPr>
            <w:r w:rsidRPr="006E585D">
              <w:rPr>
                <w:rFonts w:ascii="Consolas" w:eastAsiaTheme="minorHAnsi" w:hAnsi="Consolas" w:cs="Consolas"/>
                <w:color w:val="008000"/>
                <w:sz w:val="16"/>
                <w:szCs w:val="16"/>
              </w:rPr>
              <w:t xml:space="preserve"> * Algorithm function</w:t>
            </w:r>
          </w:p>
          <w:p w:rsidR="006E585D" w:rsidRPr="006E585D" w:rsidRDefault="006E585D" w:rsidP="006E585D">
            <w:pPr>
              <w:autoSpaceDE w:val="0"/>
              <w:autoSpaceDN w:val="0"/>
              <w:adjustRightInd w:val="0"/>
              <w:jc w:val="left"/>
              <w:rPr>
                <w:rFonts w:ascii="Consolas" w:eastAsiaTheme="minorHAnsi" w:hAnsi="Consolas" w:cs="Consolas"/>
                <w:sz w:val="16"/>
                <w:szCs w:val="16"/>
              </w:rPr>
            </w:pPr>
            <w:r w:rsidRPr="006E585D">
              <w:rPr>
                <w:rFonts w:ascii="Consolas" w:eastAsiaTheme="minorHAnsi" w:hAnsi="Consolas" w:cs="Consolas"/>
                <w:color w:val="008000"/>
                <w:sz w:val="16"/>
                <w:szCs w:val="16"/>
              </w:rPr>
              <w:t xml:space="preserve"> */</w:t>
            </w:r>
          </w:p>
          <w:p w:rsidR="006E585D" w:rsidRPr="006E585D" w:rsidRDefault="006E585D" w:rsidP="006E585D">
            <w:pPr>
              <w:autoSpaceDE w:val="0"/>
              <w:autoSpaceDN w:val="0"/>
              <w:adjustRightInd w:val="0"/>
              <w:jc w:val="left"/>
              <w:rPr>
                <w:rFonts w:ascii="Consolas" w:eastAsiaTheme="minorHAnsi" w:hAnsi="Consolas" w:cs="Consolas"/>
                <w:sz w:val="16"/>
                <w:szCs w:val="16"/>
              </w:rPr>
            </w:pPr>
            <w:r w:rsidRPr="006E585D">
              <w:rPr>
                <w:rFonts w:ascii="Consolas" w:eastAsiaTheme="minorHAnsi" w:hAnsi="Consolas" w:cs="Consolas"/>
                <w:sz w:val="16"/>
                <w:szCs w:val="16"/>
              </w:rPr>
              <w:t xml:space="preserve">__device__ </w:t>
            </w:r>
            <w:r w:rsidRPr="006E585D">
              <w:rPr>
                <w:rFonts w:ascii="Consolas" w:eastAsiaTheme="minorHAnsi" w:hAnsi="Consolas" w:cs="Consolas"/>
                <w:color w:val="0000FF"/>
                <w:sz w:val="16"/>
                <w:szCs w:val="16"/>
              </w:rPr>
              <w:t>unsigned</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char</w:t>
            </w:r>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sz w:val="16"/>
                <w:szCs w:val="16"/>
              </w:rPr>
              <w:t>algorithmFunction</w:t>
            </w:r>
            <w:proofErr w:type="spellEnd"/>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const</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unsigned</w:t>
            </w:r>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color w:val="0000FF"/>
                <w:sz w:val="16"/>
                <w:szCs w:val="16"/>
              </w:rPr>
              <w:t>int</w:t>
            </w:r>
            <w:proofErr w:type="spellEnd"/>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sz w:val="16"/>
                <w:szCs w:val="16"/>
              </w:rPr>
              <w:t>pIndex</w:t>
            </w:r>
            <w:proofErr w:type="spellEnd"/>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const</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unsigned</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char</w:t>
            </w:r>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sz w:val="16"/>
                <w:szCs w:val="16"/>
              </w:rPr>
              <w:t>pInput</w:t>
            </w:r>
            <w:proofErr w:type="spellEnd"/>
            <w:r w:rsidRPr="006E585D">
              <w:rPr>
                <w:rFonts w:ascii="Consolas" w:eastAsiaTheme="minorHAnsi" w:hAnsi="Consolas" w:cs="Consolas"/>
                <w:sz w:val="16"/>
                <w:szCs w:val="16"/>
              </w:rPr>
              <w:t xml:space="preserve"> );</w:t>
            </w:r>
          </w:p>
          <w:p w:rsidR="006E585D" w:rsidRPr="006E585D" w:rsidRDefault="006E585D" w:rsidP="006E585D">
            <w:pPr>
              <w:autoSpaceDE w:val="0"/>
              <w:autoSpaceDN w:val="0"/>
              <w:adjustRightInd w:val="0"/>
              <w:jc w:val="left"/>
              <w:rPr>
                <w:rFonts w:ascii="Consolas" w:eastAsiaTheme="minorHAnsi" w:hAnsi="Consolas" w:cs="Consolas"/>
                <w:sz w:val="16"/>
                <w:szCs w:val="16"/>
              </w:rPr>
            </w:pPr>
            <w:r w:rsidRPr="006E585D">
              <w:rPr>
                <w:rFonts w:ascii="Consolas" w:eastAsiaTheme="minorHAnsi" w:hAnsi="Consolas" w:cs="Consolas"/>
                <w:sz w:val="16"/>
                <w:szCs w:val="16"/>
              </w:rPr>
              <w:t xml:space="preserve">__device__ </w:t>
            </w:r>
            <w:r w:rsidRPr="006E585D">
              <w:rPr>
                <w:rFonts w:ascii="Consolas" w:eastAsiaTheme="minorHAnsi" w:hAnsi="Consolas" w:cs="Consolas"/>
                <w:color w:val="0000FF"/>
                <w:sz w:val="16"/>
                <w:szCs w:val="16"/>
              </w:rPr>
              <w:t>unsigned</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char</w:t>
            </w:r>
            <w:r w:rsidRPr="006E585D">
              <w:rPr>
                <w:rFonts w:ascii="Consolas" w:eastAsiaTheme="minorHAnsi" w:hAnsi="Consolas" w:cs="Consolas"/>
                <w:sz w:val="16"/>
                <w:szCs w:val="16"/>
              </w:rPr>
              <w:t xml:space="preserve"> algorithmFunction_2( </w:t>
            </w:r>
            <w:r w:rsidRPr="006E585D">
              <w:rPr>
                <w:rFonts w:ascii="Consolas" w:eastAsiaTheme="minorHAnsi" w:hAnsi="Consolas" w:cs="Consolas"/>
                <w:color w:val="0000FF"/>
                <w:sz w:val="16"/>
                <w:szCs w:val="16"/>
              </w:rPr>
              <w:t>const</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unsigned</w:t>
            </w:r>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color w:val="0000FF"/>
                <w:sz w:val="16"/>
                <w:szCs w:val="16"/>
              </w:rPr>
              <w:t>int</w:t>
            </w:r>
            <w:proofErr w:type="spellEnd"/>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sz w:val="16"/>
                <w:szCs w:val="16"/>
              </w:rPr>
              <w:t>pIndex</w:t>
            </w:r>
            <w:proofErr w:type="spellEnd"/>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const</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unsigned</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char</w:t>
            </w:r>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sz w:val="16"/>
                <w:szCs w:val="16"/>
              </w:rPr>
              <w:t>pInput</w:t>
            </w:r>
            <w:proofErr w:type="spellEnd"/>
            <w:r w:rsidRPr="006E585D">
              <w:rPr>
                <w:rFonts w:ascii="Consolas" w:eastAsiaTheme="minorHAnsi" w:hAnsi="Consolas" w:cs="Consolas"/>
                <w:sz w:val="16"/>
                <w:szCs w:val="16"/>
              </w:rPr>
              <w:t xml:space="preserve"> );</w:t>
            </w:r>
          </w:p>
          <w:p w:rsidR="006E585D" w:rsidRPr="006E585D" w:rsidRDefault="006E585D" w:rsidP="006E585D">
            <w:pPr>
              <w:autoSpaceDE w:val="0"/>
              <w:autoSpaceDN w:val="0"/>
              <w:adjustRightInd w:val="0"/>
              <w:jc w:val="left"/>
              <w:rPr>
                <w:rFonts w:ascii="Consolas" w:eastAsiaTheme="minorHAnsi" w:hAnsi="Consolas" w:cs="Consolas"/>
                <w:sz w:val="16"/>
                <w:szCs w:val="16"/>
              </w:rPr>
            </w:pPr>
          </w:p>
          <w:p w:rsidR="006E585D" w:rsidRPr="006E585D" w:rsidRDefault="006E585D" w:rsidP="006E585D">
            <w:pPr>
              <w:autoSpaceDE w:val="0"/>
              <w:autoSpaceDN w:val="0"/>
              <w:adjustRightInd w:val="0"/>
              <w:jc w:val="left"/>
              <w:rPr>
                <w:rFonts w:ascii="Consolas" w:eastAsiaTheme="minorHAnsi" w:hAnsi="Consolas" w:cs="Consolas"/>
                <w:sz w:val="16"/>
                <w:szCs w:val="16"/>
              </w:rPr>
            </w:pPr>
            <w:r w:rsidRPr="006E585D">
              <w:rPr>
                <w:rFonts w:ascii="Consolas" w:eastAsiaTheme="minorHAnsi" w:hAnsi="Consolas" w:cs="Consolas"/>
                <w:color w:val="008000"/>
                <w:sz w:val="16"/>
                <w:szCs w:val="16"/>
              </w:rPr>
              <w:t>/**</w:t>
            </w:r>
          </w:p>
          <w:p w:rsidR="006E585D" w:rsidRPr="006E585D" w:rsidRDefault="006E585D" w:rsidP="006E585D">
            <w:pPr>
              <w:autoSpaceDE w:val="0"/>
              <w:autoSpaceDN w:val="0"/>
              <w:adjustRightInd w:val="0"/>
              <w:jc w:val="left"/>
              <w:rPr>
                <w:rFonts w:ascii="Consolas" w:eastAsiaTheme="minorHAnsi" w:hAnsi="Consolas" w:cs="Consolas"/>
                <w:sz w:val="16"/>
                <w:szCs w:val="16"/>
              </w:rPr>
            </w:pPr>
            <w:r w:rsidRPr="006E585D">
              <w:rPr>
                <w:rFonts w:ascii="Consolas" w:eastAsiaTheme="minorHAnsi" w:hAnsi="Consolas" w:cs="Consolas"/>
                <w:color w:val="008000"/>
                <w:sz w:val="16"/>
                <w:szCs w:val="16"/>
              </w:rPr>
              <w:t xml:space="preserve"> * Define a function pointer type that will be used on host and device code</w:t>
            </w:r>
          </w:p>
          <w:p w:rsidR="006E585D" w:rsidRPr="006E585D" w:rsidRDefault="006E585D" w:rsidP="006E585D">
            <w:pPr>
              <w:autoSpaceDE w:val="0"/>
              <w:autoSpaceDN w:val="0"/>
              <w:adjustRightInd w:val="0"/>
              <w:jc w:val="left"/>
              <w:rPr>
                <w:rFonts w:ascii="Consolas" w:eastAsiaTheme="minorHAnsi" w:hAnsi="Consolas" w:cs="Consolas"/>
                <w:sz w:val="16"/>
                <w:szCs w:val="16"/>
              </w:rPr>
            </w:pPr>
            <w:r w:rsidRPr="006E585D">
              <w:rPr>
                <w:rFonts w:ascii="Consolas" w:eastAsiaTheme="minorHAnsi" w:hAnsi="Consolas" w:cs="Consolas"/>
                <w:color w:val="008000"/>
                <w:sz w:val="16"/>
                <w:szCs w:val="16"/>
              </w:rPr>
              <w:t xml:space="preserve"> */</w:t>
            </w:r>
          </w:p>
          <w:p w:rsidR="006E585D" w:rsidRDefault="006E585D" w:rsidP="006E585D">
            <w:pPr>
              <w:autoSpaceDE w:val="0"/>
              <w:autoSpaceDN w:val="0"/>
              <w:adjustRightInd w:val="0"/>
              <w:jc w:val="left"/>
              <w:rPr>
                <w:rFonts w:ascii="Consolas" w:eastAsiaTheme="minorHAnsi" w:hAnsi="Consolas" w:cs="Consolas"/>
                <w:sz w:val="16"/>
                <w:szCs w:val="16"/>
              </w:rPr>
            </w:pPr>
            <w:proofErr w:type="spellStart"/>
            <w:r w:rsidRPr="006E585D">
              <w:rPr>
                <w:rFonts w:ascii="Consolas" w:eastAsiaTheme="minorHAnsi" w:hAnsi="Consolas" w:cs="Consolas"/>
                <w:color w:val="0000FF"/>
                <w:sz w:val="16"/>
                <w:szCs w:val="16"/>
              </w:rPr>
              <w:t>typedef</w:t>
            </w:r>
            <w:proofErr w:type="spellEnd"/>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unsigned</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char</w:t>
            </w:r>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sz w:val="16"/>
                <w:szCs w:val="16"/>
              </w:rPr>
              <w:t>FunctionPointerType</w:t>
            </w:r>
            <w:proofErr w:type="spellEnd"/>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const</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unsigned</w:t>
            </w:r>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color w:val="0000FF"/>
                <w:sz w:val="16"/>
                <w:szCs w:val="16"/>
              </w:rPr>
              <w:t>int</w:t>
            </w:r>
            <w:proofErr w:type="spellEnd"/>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sz w:val="16"/>
                <w:szCs w:val="16"/>
              </w:rPr>
              <w:t>pIndex</w:t>
            </w:r>
            <w:proofErr w:type="spellEnd"/>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const</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unsigned</w:t>
            </w:r>
            <w:r w:rsidRPr="006E585D">
              <w:rPr>
                <w:rFonts w:ascii="Consolas" w:eastAsiaTheme="minorHAnsi" w:hAnsi="Consolas" w:cs="Consolas"/>
                <w:sz w:val="16"/>
                <w:szCs w:val="16"/>
              </w:rPr>
              <w:t xml:space="preserve"> </w:t>
            </w:r>
            <w:r w:rsidRPr="006E585D">
              <w:rPr>
                <w:rFonts w:ascii="Consolas" w:eastAsiaTheme="minorHAnsi" w:hAnsi="Consolas" w:cs="Consolas"/>
                <w:color w:val="0000FF"/>
                <w:sz w:val="16"/>
                <w:szCs w:val="16"/>
              </w:rPr>
              <w:t>char</w:t>
            </w:r>
            <w:r w:rsidRPr="006E585D">
              <w:rPr>
                <w:rFonts w:ascii="Consolas" w:eastAsiaTheme="minorHAnsi" w:hAnsi="Consolas" w:cs="Consolas"/>
                <w:sz w:val="16"/>
                <w:szCs w:val="16"/>
              </w:rPr>
              <w:t xml:space="preserve">* </w:t>
            </w:r>
            <w:proofErr w:type="spellStart"/>
            <w:r w:rsidRPr="006E585D">
              <w:rPr>
                <w:rFonts w:ascii="Consolas" w:eastAsiaTheme="minorHAnsi" w:hAnsi="Consolas" w:cs="Consolas"/>
                <w:sz w:val="16"/>
                <w:szCs w:val="16"/>
              </w:rPr>
              <w:t>pInput</w:t>
            </w:r>
            <w:proofErr w:type="spellEnd"/>
            <w:r w:rsidRPr="006E585D">
              <w:rPr>
                <w:rFonts w:ascii="Consolas" w:eastAsiaTheme="minorHAnsi" w:hAnsi="Consolas" w:cs="Consolas"/>
                <w:sz w:val="16"/>
                <w:szCs w:val="16"/>
              </w:rPr>
              <w:t xml:space="preserve"> );</w:t>
            </w:r>
          </w:p>
          <w:p w:rsidR="007E07F8" w:rsidRPr="007E07F8" w:rsidRDefault="007E07F8" w:rsidP="006E585D">
            <w:pPr>
              <w:autoSpaceDE w:val="0"/>
              <w:autoSpaceDN w:val="0"/>
              <w:adjustRightInd w:val="0"/>
              <w:jc w:val="left"/>
              <w:rPr>
                <w:rFonts w:ascii="Consolas" w:eastAsiaTheme="minorHAnsi" w:hAnsi="Consolas" w:cs="Consolas"/>
                <w:sz w:val="16"/>
                <w:szCs w:val="16"/>
              </w:rPr>
            </w:pPr>
          </w:p>
          <w:p w:rsidR="007E07F8" w:rsidRPr="007E07F8" w:rsidRDefault="007E07F8" w:rsidP="007E07F8">
            <w:pPr>
              <w:autoSpaceDE w:val="0"/>
              <w:autoSpaceDN w:val="0"/>
              <w:adjustRightInd w:val="0"/>
              <w:jc w:val="left"/>
              <w:rPr>
                <w:rFonts w:ascii="Consolas" w:eastAsiaTheme="minorHAnsi" w:hAnsi="Consolas" w:cs="Consolas"/>
                <w:sz w:val="16"/>
                <w:szCs w:val="16"/>
                <w:lang w:val="fr-FR"/>
              </w:rPr>
            </w:pPr>
            <w:r w:rsidRPr="007E07F8">
              <w:rPr>
                <w:rFonts w:ascii="Consolas" w:eastAsiaTheme="minorHAnsi" w:hAnsi="Consolas" w:cs="Consolas"/>
                <w:color w:val="008000"/>
                <w:sz w:val="16"/>
                <w:szCs w:val="16"/>
                <w:lang w:val="fr-FR"/>
              </w:rPr>
              <w:t>/**</w:t>
            </w:r>
          </w:p>
          <w:p w:rsidR="007E07F8" w:rsidRPr="007E07F8" w:rsidRDefault="007E07F8" w:rsidP="007E07F8">
            <w:pPr>
              <w:autoSpaceDE w:val="0"/>
              <w:autoSpaceDN w:val="0"/>
              <w:adjustRightInd w:val="0"/>
              <w:jc w:val="left"/>
              <w:rPr>
                <w:rFonts w:ascii="Consolas" w:eastAsiaTheme="minorHAnsi" w:hAnsi="Consolas" w:cs="Consolas"/>
                <w:sz w:val="16"/>
                <w:szCs w:val="16"/>
                <w:lang w:val="fr-FR"/>
              </w:rPr>
            </w:pPr>
            <w:r w:rsidRPr="007E07F8">
              <w:rPr>
                <w:rFonts w:ascii="Consolas" w:eastAsiaTheme="minorHAnsi" w:hAnsi="Consolas" w:cs="Consolas"/>
                <w:color w:val="008000"/>
                <w:sz w:val="16"/>
                <w:szCs w:val="16"/>
                <w:lang w:val="fr-FR"/>
              </w:rPr>
              <w:t xml:space="preserve"> * </w:t>
            </w:r>
            <w:proofErr w:type="spellStart"/>
            <w:r w:rsidRPr="007E07F8">
              <w:rPr>
                <w:rFonts w:ascii="Consolas" w:eastAsiaTheme="minorHAnsi" w:hAnsi="Consolas" w:cs="Consolas"/>
                <w:color w:val="008000"/>
                <w:sz w:val="16"/>
                <w:szCs w:val="16"/>
                <w:lang w:val="fr-FR"/>
              </w:rPr>
              <w:t>Device</w:t>
            </w:r>
            <w:proofErr w:type="spellEnd"/>
            <w:r w:rsidRPr="007E07F8">
              <w:rPr>
                <w:rFonts w:ascii="Consolas" w:eastAsiaTheme="minorHAnsi" w:hAnsi="Consolas" w:cs="Consolas"/>
                <w:color w:val="008000"/>
                <w:sz w:val="16"/>
                <w:szCs w:val="16"/>
                <w:lang w:val="fr-FR"/>
              </w:rPr>
              <w:t>-</w:t>
            </w:r>
            <w:proofErr w:type="spellStart"/>
            <w:r w:rsidRPr="007E07F8">
              <w:rPr>
                <w:rFonts w:ascii="Consolas" w:eastAsiaTheme="minorHAnsi" w:hAnsi="Consolas" w:cs="Consolas"/>
                <w:color w:val="008000"/>
                <w:sz w:val="16"/>
                <w:szCs w:val="16"/>
                <w:lang w:val="fr-FR"/>
              </w:rPr>
              <w:t>side</w:t>
            </w:r>
            <w:proofErr w:type="spellEnd"/>
            <w:r w:rsidRPr="007E07F8">
              <w:rPr>
                <w:rFonts w:ascii="Consolas" w:eastAsiaTheme="minorHAnsi" w:hAnsi="Consolas" w:cs="Consolas"/>
                <w:color w:val="008000"/>
                <w:sz w:val="16"/>
                <w:szCs w:val="16"/>
                <w:lang w:val="fr-FR"/>
              </w:rPr>
              <w:t xml:space="preserve"> </w:t>
            </w:r>
            <w:proofErr w:type="spellStart"/>
            <w:r w:rsidRPr="007E07F8">
              <w:rPr>
                <w:rFonts w:ascii="Consolas" w:eastAsiaTheme="minorHAnsi" w:hAnsi="Consolas" w:cs="Consolas"/>
                <w:color w:val="008000"/>
                <w:sz w:val="16"/>
                <w:szCs w:val="16"/>
                <w:lang w:val="fr-FR"/>
              </w:rPr>
              <w:t>function</w:t>
            </w:r>
            <w:proofErr w:type="spellEnd"/>
            <w:r w:rsidRPr="007E07F8">
              <w:rPr>
                <w:rFonts w:ascii="Consolas" w:eastAsiaTheme="minorHAnsi" w:hAnsi="Consolas" w:cs="Consolas"/>
                <w:color w:val="008000"/>
                <w:sz w:val="16"/>
                <w:szCs w:val="16"/>
                <w:lang w:val="fr-FR"/>
              </w:rPr>
              <w:t xml:space="preserve"> </w:t>
            </w:r>
            <w:proofErr w:type="gramStart"/>
            <w:r w:rsidRPr="007E07F8">
              <w:rPr>
                <w:rFonts w:ascii="Consolas" w:eastAsiaTheme="minorHAnsi" w:hAnsi="Consolas" w:cs="Consolas"/>
                <w:color w:val="008000"/>
                <w:sz w:val="16"/>
                <w:szCs w:val="16"/>
                <w:lang w:val="fr-FR"/>
              </w:rPr>
              <w:t>pointer</w:t>
            </w:r>
            <w:proofErr w:type="gramEnd"/>
          </w:p>
          <w:p w:rsidR="007E07F8" w:rsidRPr="007E07F8" w:rsidRDefault="007E07F8" w:rsidP="007E07F8">
            <w:pPr>
              <w:autoSpaceDE w:val="0"/>
              <w:autoSpaceDN w:val="0"/>
              <w:adjustRightInd w:val="0"/>
              <w:jc w:val="left"/>
              <w:rPr>
                <w:rFonts w:ascii="Consolas" w:eastAsiaTheme="minorHAnsi" w:hAnsi="Consolas" w:cs="Consolas"/>
                <w:color w:val="008000"/>
                <w:sz w:val="16"/>
                <w:szCs w:val="16"/>
                <w:lang w:val="fr-FR"/>
              </w:rPr>
            </w:pPr>
            <w:r w:rsidRPr="007E07F8">
              <w:rPr>
                <w:rFonts w:ascii="Consolas" w:eastAsiaTheme="minorHAnsi" w:hAnsi="Consolas" w:cs="Consolas"/>
                <w:color w:val="008000"/>
                <w:sz w:val="16"/>
                <w:szCs w:val="16"/>
                <w:lang w:val="fr-FR"/>
              </w:rPr>
              <w:t xml:space="preserve"> */</w:t>
            </w:r>
          </w:p>
          <w:p w:rsidR="006E585D" w:rsidRPr="007E07F8" w:rsidRDefault="006E585D" w:rsidP="006E585D">
            <w:pPr>
              <w:autoSpaceDE w:val="0"/>
              <w:autoSpaceDN w:val="0"/>
              <w:adjustRightInd w:val="0"/>
              <w:jc w:val="left"/>
              <w:rPr>
                <w:rFonts w:ascii="Consolas" w:eastAsiaTheme="minorHAnsi" w:hAnsi="Consolas" w:cs="Consolas"/>
                <w:sz w:val="16"/>
                <w:szCs w:val="16"/>
                <w:lang w:val="fr-FR"/>
              </w:rPr>
            </w:pPr>
            <w:r w:rsidRPr="007E07F8">
              <w:rPr>
                <w:rFonts w:ascii="Consolas" w:eastAsiaTheme="minorHAnsi" w:hAnsi="Consolas" w:cs="Consolas"/>
                <w:color w:val="008000"/>
                <w:sz w:val="16"/>
                <w:szCs w:val="16"/>
                <w:lang w:val="fr-FR"/>
              </w:rPr>
              <w:t>//</w:t>
            </w:r>
            <w:proofErr w:type="spellStart"/>
            <w:r w:rsidRPr="007E07F8">
              <w:rPr>
                <w:rFonts w:ascii="Consolas" w:eastAsiaTheme="minorHAnsi" w:hAnsi="Consolas" w:cs="Consolas"/>
                <w:color w:val="008000"/>
                <w:sz w:val="16"/>
                <w:szCs w:val="16"/>
                <w:lang w:val="fr-FR"/>
              </w:rPr>
              <w:t>__device</w:t>
            </w:r>
            <w:proofErr w:type="spellEnd"/>
            <w:r w:rsidRPr="007E07F8">
              <w:rPr>
                <w:rFonts w:ascii="Consolas" w:eastAsiaTheme="minorHAnsi" w:hAnsi="Consolas" w:cs="Consolas"/>
                <w:color w:val="008000"/>
                <w:sz w:val="16"/>
                <w:szCs w:val="16"/>
                <w:lang w:val="fr-FR"/>
              </w:rPr>
              <w:t xml:space="preserve">__ </w:t>
            </w:r>
            <w:proofErr w:type="spellStart"/>
            <w:r w:rsidRPr="007E07F8">
              <w:rPr>
                <w:rFonts w:ascii="Consolas" w:eastAsiaTheme="minorHAnsi" w:hAnsi="Consolas" w:cs="Consolas"/>
                <w:color w:val="008000"/>
                <w:sz w:val="16"/>
                <w:szCs w:val="16"/>
                <w:lang w:val="fr-FR"/>
              </w:rPr>
              <w:t>FunctionPointerType</w:t>
            </w:r>
            <w:proofErr w:type="spellEnd"/>
            <w:r w:rsidRPr="007E07F8">
              <w:rPr>
                <w:rFonts w:ascii="Consolas" w:eastAsiaTheme="minorHAnsi" w:hAnsi="Consolas" w:cs="Consolas"/>
                <w:color w:val="008000"/>
                <w:sz w:val="16"/>
                <w:szCs w:val="16"/>
                <w:lang w:val="fr-FR"/>
              </w:rPr>
              <w:t xml:space="preserve"> </w:t>
            </w:r>
            <w:proofErr w:type="spellStart"/>
            <w:r w:rsidRPr="007E07F8">
              <w:rPr>
                <w:rFonts w:ascii="Consolas" w:eastAsiaTheme="minorHAnsi" w:hAnsi="Consolas" w:cs="Consolas"/>
                <w:color w:val="008000"/>
                <w:sz w:val="16"/>
                <w:szCs w:val="16"/>
                <w:lang w:val="fr-FR"/>
              </w:rPr>
              <w:t>_d_algorithmFunction</w:t>
            </w:r>
            <w:proofErr w:type="spellEnd"/>
            <w:r w:rsidRPr="007E07F8">
              <w:rPr>
                <w:rFonts w:ascii="Consolas" w:eastAsiaTheme="minorHAnsi" w:hAnsi="Consolas" w:cs="Consolas"/>
                <w:color w:val="008000"/>
                <w:sz w:val="16"/>
                <w:szCs w:val="16"/>
                <w:lang w:val="fr-FR"/>
              </w:rPr>
              <w:t xml:space="preserve"> = NULL;</w:t>
            </w:r>
          </w:p>
          <w:p w:rsidR="006E585D" w:rsidRPr="006E585D" w:rsidRDefault="006E585D" w:rsidP="006E585D">
            <w:pPr>
              <w:autoSpaceDE w:val="0"/>
              <w:autoSpaceDN w:val="0"/>
              <w:adjustRightInd w:val="0"/>
              <w:jc w:val="left"/>
              <w:rPr>
                <w:rFonts w:ascii="Consolas" w:eastAsiaTheme="minorHAnsi" w:hAnsi="Consolas" w:cs="Consolas"/>
                <w:sz w:val="16"/>
                <w:szCs w:val="16"/>
                <w:lang w:val="fr-FR"/>
              </w:rPr>
            </w:pPr>
            <w:proofErr w:type="spellStart"/>
            <w:r w:rsidRPr="006E585D">
              <w:rPr>
                <w:rFonts w:ascii="Consolas" w:eastAsiaTheme="minorHAnsi" w:hAnsi="Consolas" w:cs="Consolas"/>
                <w:sz w:val="16"/>
                <w:szCs w:val="16"/>
                <w:lang w:val="fr-FR"/>
              </w:rPr>
              <w:t>__device</w:t>
            </w:r>
            <w:proofErr w:type="spellEnd"/>
            <w:r w:rsidRPr="006E585D">
              <w:rPr>
                <w:rFonts w:ascii="Consolas" w:eastAsiaTheme="minorHAnsi" w:hAnsi="Consolas" w:cs="Consolas"/>
                <w:sz w:val="16"/>
                <w:szCs w:val="16"/>
                <w:lang w:val="fr-FR"/>
              </w:rPr>
              <w:t xml:space="preserve">__ </w:t>
            </w:r>
            <w:proofErr w:type="spellStart"/>
            <w:r w:rsidRPr="006E585D">
              <w:rPr>
                <w:rFonts w:ascii="Consolas" w:eastAsiaTheme="minorHAnsi" w:hAnsi="Consolas" w:cs="Consolas"/>
                <w:sz w:val="16"/>
                <w:szCs w:val="16"/>
                <w:lang w:val="fr-FR"/>
              </w:rPr>
              <w:t>FunctionPointerType</w:t>
            </w:r>
            <w:proofErr w:type="spellEnd"/>
            <w:r w:rsidRPr="006E585D">
              <w:rPr>
                <w:rFonts w:ascii="Consolas" w:eastAsiaTheme="minorHAnsi" w:hAnsi="Consolas" w:cs="Consolas"/>
                <w:sz w:val="16"/>
                <w:szCs w:val="16"/>
                <w:lang w:val="fr-FR"/>
              </w:rPr>
              <w:t xml:space="preserve"> </w:t>
            </w:r>
            <w:proofErr w:type="spellStart"/>
            <w:r w:rsidRPr="006E585D">
              <w:rPr>
                <w:rFonts w:ascii="Consolas" w:eastAsiaTheme="minorHAnsi" w:hAnsi="Consolas" w:cs="Consolas"/>
                <w:sz w:val="16"/>
                <w:szCs w:val="16"/>
                <w:lang w:val="fr-FR"/>
              </w:rPr>
              <w:t>_d_algorithmFunction</w:t>
            </w:r>
            <w:proofErr w:type="spellEnd"/>
            <w:r w:rsidRPr="006E585D">
              <w:rPr>
                <w:rFonts w:ascii="Consolas" w:eastAsiaTheme="minorHAnsi" w:hAnsi="Consolas" w:cs="Consolas"/>
                <w:sz w:val="16"/>
                <w:szCs w:val="16"/>
                <w:lang w:val="fr-FR"/>
              </w:rPr>
              <w:t xml:space="preserve"> = </w:t>
            </w:r>
            <w:proofErr w:type="spellStart"/>
            <w:r w:rsidRPr="006E585D">
              <w:rPr>
                <w:rFonts w:ascii="Consolas" w:eastAsiaTheme="minorHAnsi" w:hAnsi="Consolas" w:cs="Consolas"/>
                <w:sz w:val="16"/>
                <w:szCs w:val="16"/>
                <w:lang w:val="fr-FR"/>
              </w:rPr>
              <w:t>algorithmFunction</w:t>
            </w:r>
            <w:proofErr w:type="spellEnd"/>
            <w:r w:rsidRPr="006E585D">
              <w:rPr>
                <w:rFonts w:ascii="Consolas" w:eastAsiaTheme="minorHAnsi" w:hAnsi="Consolas" w:cs="Consolas"/>
                <w:sz w:val="16"/>
                <w:szCs w:val="16"/>
                <w:lang w:val="fr-FR"/>
              </w:rPr>
              <w:t>;</w:t>
            </w:r>
          </w:p>
          <w:p w:rsidR="006E585D" w:rsidRDefault="006E585D" w:rsidP="006E585D">
            <w:pPr>
              <w:autoSpaceDE w:val="0"/>
              <w:autoSpaceDN w:val="0"/>
              <w:adjustRightInd w:val="0"/>
              <w:jc w:val="left"/>
              <w:rPr>
                <w:rFonts w:ascii="Univers CE 45 Light" w:hAnsi="Univers CE 45 Light"/>
                <w:sz w:val="19"/>
                <w:szCs w:val="19"/>
              </w:rPr>
            </w:pPr>
            <w:proofErr w:type="spellStart"/>
            <w:r w:rsidRPr="006E585D">
              <w:rPr>
                <w:rFonts w:ascii="Consolas" w:eastAsiaTheme="minorHAnsi" w:hAnsi="Consolas" w:cs="Consolas"/>
                <w:sz w:val="16"/>
                <w:szCs w:val="16"/>
                <w:lang w:val="fr-FR"/>
              </w:rPr>
              <w:t>__device</w:t>
            </w:r>
            <w:proofErr w:type="spellEnd"/>
            <w:r w:rsidRPr="006E585D">
              <w:rPr>
                <w:rFonts w:ascii="Consolas" w:eastAsiaTheme="minorHAnsi" w:hAnsi="Consolas" w:cs="Consolas"/>
                <w:sz w:val="16"/>
                <w:szCs w:val="16"/>
                <w:lang w:val="fr-FR"/>
              </w:rPr>
              <w:t xml:space="preserve">__ </w:t>
            </w:r>
            <w:proofErr w:type="spellStart"/>
            <w:r w:rsidRPr="006E585D">
              <w:rPr>
                <w:rFonts w:ascii="Consolas" w:eastAsiaTheme="minorHAnsi" w:hAnsi="Consolas" w:cs="Consolas"/>
                <w:sz w:val="16"/>
                <w:szCs w:val="16"/>
                <w:lang w:val="fr-FR"/>
              </w:rPr>
              <w:t>FunctionPointerType</w:t>
            </w:r>
            <w:proofErr w:type="spellEnd"/>
            <w:r w:rsidRPr="006E585D">
              <w:rPr>
                <w:rFonts w:ascii="Consolas" w:eastAsiaTheme="minorHAnsi" w:hAnsi="Consolas" w:cs="Consolas"/>
                <w:sz w:val="16"/>
                <w:szCs w:val="16"/>
                <w:lang w:val="fr-FR"/>
              </w:rPr>
              <w:t xml:space="preserve"> _d_algorithmFunction_2 = algorithmFunction_2;</w:t>
            </w:r>
          </w:p>
        </w:tc>
      </w:tr>
    </w:tbl>
    <w:p w:rsidR="00E1298B" w:rsidRDefault="00E1298B" w:rsidP="00E1298B">
      <w:pPr>
        <w:pStyle w:val="Titre2"/>
        <w:ind w:left="1571"/>
      </w:pPr>
    </w:p>
    <w:p w:rsidR="00E1298B" w:rsidRDefault="00E1298B" w:rsidP="00E1298B">
      <w:pPr>
        <w:pStyle w:val="Titre2"/>
        <w:numPr>
          <w:ilvl w:val="0"/>
          <w:numId w:val="25"/>
        </w:numPr>
      </w:pPr>
      <w:bookmarkStart w:id="9" w:name="_Toc377412707"/>
      <w:r>
        <w:t>Kernel execution parameters</w:t>
      </w:r>
      <w:bookmarkEnd w:id="9"/>
    </w:p>
    <w:p w:rsidR="00E1298B" w:rsidRPr="00BA3441" w:rsidRDefault="00E1298B" w:rsidP="00E1298B"/>
    <w:p w:rsidR="00E1298B" w:rsidRDefault="007E7104" w:rsidP="00E1298B">
      <w:pPr>
        <w:ind w:left="709" w:right="34"/>
        <w:rPr>
          <w:rFonts w:ascii="Univers CE 45 Light" w:hAnsi="Univers CE 45 Light"/>
          <w:sz w:val="19"/>
          <w:szCs w:val="19"/>
        </w:rPr>
      </w:pPr>
      <w:r>
        <w:rPr>
          <w:rFonts w:ascii="Univers CE 45 Light" w:hAnsi="Univers CE 45 Light"/>
          <w:sz w:val="19"/>
          <w:szCs w:val="19"/>
        </w:rPr>
        <w:t>In this test, e</w:t>
      </w:r>
      <w:r w:rsidR="00E1298B">
        <w:rPr>
          <w:rFonts w:ascii="Univers CE 45 Light" w:hAnsi="Univers CE 45 Light"/>
          <w:sz w:val="19"/>
          <w:szCs w:val="19"/>
        </w:rPr>
        <w:t xml:space="preserve">ach kernel is processing 1.000.000 elements </w:t>
      </w:r>
      <w:r w:rsidR="00E1298B" w:rsidRPr="00C2147B">
        <w:rPr>
          <w:rFonts w:ascii="Univers CE 45 Light" w:hAnsi="Univers CE 45 Light"/>
          <w:sz w:val="19"/>
          <w:szCs w:val="19"/>
        </w:rPr>
        <w:t xml:space="preserve">distributed </w:t>
      </w:r>
      <w:r w:rsidR="00722388">
        <w:rPr>
          <w:rFonts w:ascii="Univers CE 45 Light" w:hAnsi="Univers CE 45 Light"/>
          <w:sz w:val="19"/>
          <w:szCs w:val="19"/>
        </w:rPr>
        <w:t xml:space="preserve">over </w:t>
      </w:r>
      <w:r w:rsidR="009A659F">
        <w:rPr>
          <w:rFonts w:ascii="Univers CE 45 Light" w:hAnsi="Univers CE 45 Light"/>
          <w:sz w:val="19"/>
          <w:szCs w:val="19"/>
        </w:rPr>
        <w:t>a 1D grid of</w:t>
      </w:r>
      <w:r w:rsidR="00E1298B">
        <w:rPr>
          <w:rFonts w:ascii="Univers CE 45 Light" w:hAnsi="Univers CE 45 Light"/>
          <w:sz w:val="19"/>
          <w:szCs w:val="19"/>
        </w:rPr>
        <w:t xml:space="preserve"> 3906 blocks of 256 threads. Each 1D block is further divided in</w:t>
      </w:r>
      <w:r w:rsidR="00376F3A">
        <w:rPr>
          <w:rFonts w:ascii="Univers CE 45 Light" w:hAnsi="Univers CE 45 Light"/>
          <w:sz w:val="19"/>
          <w:szCs w:val="19"/>
        </w:rPr>
        <w:t>to</w:t>
      </w:r>
      <w:r w:rsidR="00E1298B">
        <w:rPr>
          <w:rFonts w:ascii="Univers CE 45 Light" w:hAnsi="Univers CE 45 Light"/>
          <w:sz w:val="19"/>
          <w:szCs w:val="19"/>
        </w:rPr>
        <w:t xml:space="preserve"> 8 warps of 32 threads.</w:t>
      </w:r>
    </w:p>
    <w:tbl>
      <w:tblPr>
        <w:tblStyle w:val="Grilledutableau"/>
        <w:tblW w:w="0" w:type="auto"/>
        <w:tblInd w:w="709" w:type="dxa"/>
        <w:tblLook w:val="04A0"/>
      </w:tblPr>
      <w:tblGrid>
        <w:gridCol w:w="9854"/>
      </w:tblGrid>
      <w:tr w:rsidR="00E1298B" w:rsidTr="000079E6">
        <w:tc>
          <w:tcPr>
            <w:tcW w:w="9854" w:type="dxa"/>
          </w:tcPr>
          <w:p w:rsidR="00E1298B" w:rsidRPr="006371BE" w:rsidRDefault="00E1298B" w:rsidP="000079E6">
            <w:pPr>
              <w:autoSpaceDE w:val="0"/>
              <w:autoSpaceDN w:val="0"/>
              <w:adjustRightInd w:val="0"/>
              <w:jc w:val="left"/>
              <w:rPr>
                <w:rFonts w:ascii="Consolas" w:eastAsiaTheme="minorHAnsi" w:hAnsi="Consolas" w:cs="Consolas"/>
                <w:color w:val="008000"/>
                <w:sz w:val="16"/>
                <w:szCs w:val="16"/>
              </w:rPr>
            </w:pPr>
            <w:r w:rsidRPr="006371BE">
              <w:rPr>
                <w:rFonts w:ascii="Consolas" w:eastAsiaTheme="minorHAnsi" w:hAnsi="Consolas" w:cs="Consolas"/>
                <w:color w:val="008000"/>
                <w:sz w:val="16"/>
                <w:szCs w:val="16"/>
              </w:rPr>
              <w:t>// Setup kernel execution parameters</w:t>
            </w:r>
          </w:p>
          <w:p w:rsidR="00E1298B" w:rsidRPr="006371BE" w:rsidRDefault="00E1298B" w:rsidP="000079E6">
            <w:pPr>
              <w:autoSpaceDE w:val="0"/>
              <w:autoSpaceDN w:val="0"/>
              <w:adjustRightInd w:val="0"/>
              <w:jc w:val="left"/>
              <w:rPr>
                <w:rFonts w:ascii="Consolas" w:eastAsiaTheme="minorHAnsi" w:hAnsi="Consolas" w:cs="Consolas"/>
                <w:sz w:val="16"/>
                <w:szCs w:val="16"/>
              </w:rPr>
            </w:pPr>
            <w:r w:rsidRPr="006371BE">
              <w:rPr>
                <w:rFonts w:ascii="Consolas" w:eastAsiaTheme="minorHAnsi" w:hAnsi="Consolas" w:cs="Consolas"/>
                <w:color w:val="0000FF"/>
                <w:sz w:val="16"/>
                <w:szCs w:val="16"/>
              </w:rPr>
              <w:t>const</w:t>
            </w:r>
            <w:r w:rsidRPr="006371BE">
              <w:rPr>
                <w:rFonts w:ascii="Consolas" w:eastAsiaTheme="minorHAnsi" w:hAnsi="Consolas" w:cs="Consolas"/>
                <w:sz w:val="16"/>
                <w:szCs w:val="16"/>
              </w:rPr>
              <w:t xml:space="preserve"> </w:t>
            </w:r>
            <w:r w:rsidRPr="006371BE">
              <w:rPr>
                <w:rFonts w:ascii="Consolas" w:eastAsiaTheme="minorHAnsi" w:hAnsi="Consolas" w:cs="Consolas"/>
                <w:color w:val="0000FF"/>
                <w:sz w:val="16"/>
                <w:szCs w:val="16"/>
              </w:rPr>
              <w:t>unsigned</w:t>
            </w:r>
            <w:r w:rsidRPr="006371BE">
              <w:rPr>
                <w:rFonts w:ascii="Consolas" w:eastAsiaTheme="minorHAnsi" w:hAnsi="Consolas" w:cs="Consolas"/>
                <w:sz w:val="16"/>
                <w:szCs w:val="16"/>
              </w:rPr>
              <w:t xml:space="preserve"> </w:t>
            </w:r>
            <w:proofErr w:type="spellStart"/>
            <w:r w:rsidRPr="006371BE">
              <w:rPr>
                <w:rFonts w:ascii="Consolas" w:eastAsiaTheme="minorHAnsi" w:hAnsi="Consolas" w:cs="Consolas"/>
                <w:color w:val="0000FF"/>
                <w:sz w:val="16"/>
                <w:szCs w:val="16"/>
              </w:rPr>
              <w:t>int</w:t>
            </w:r>
            <w:proofErr w:type="spellEnd"/>
            <w:r w:rsidRPr="006371BE">
              <w:rPr>
                <w:rFonts w:ascii="Consolas" w:eastAsiaTheme="minorHAnsi" w:hAnsi="Consolas" w:cs="Consolas"/>
                <w:sz w:val="16"/>
                <w:szCs w:val="16"/>
              </w:rPr>
              <w:t xml:space="preserve"> </w:t>
            </w:r>
            <w:proofErr w:type="spellStart"/>
            <w:r w:rsidRPr="006371BE">
              <w:rPr>
                <w:rFonts w:ascii="Consolas" w:eastAsiaTheme="minorHAnsi" w:hAnsi="Consolas" w:cs="Consolas"/>
                <w:sz w:val="16"/>
                <w:szCs w:val="16"/>
              </w:rPr>
              <w:t>cNbElements</w:t>
            </w:r>
            <w:proofErr w:type="spellEnd"/>
            <w:r w:rsidRPr="006371BE">
              <w:rPr>
                <w:rFonts w:ascii="Consolas" w:eastAsiaTheme="minorHAnsi" w:hAnsi="Consolas" w:cs="Consolas"/>
                <w:sz w:val="16"/>
                <w:szCs w:val="16"/>
              </w:rPr>
              <w:t xml:space="preserve"> = 1000000;</w:t>
            </w:r>
          </w:p>
          <w:p w:rsidR="00E1298B" w:rsidRPr="006371BE" w:rsidRDefault="00E1298B" w:rsidP="000079E6">
            <w:pPr>
              <w:autoSpaceDE w:val="0"/>
              <w:autoSpaceDN w:val="0"/>
              <w:adjustRightInd w:val="0"/>
              <w:jc w:val="left"/>
              <w:rPr>
                <w:rFonts w:ascii="Consolas" w:eastAsiaTheme="minorHAnsi" w:hAnsi="Consolas" w:cs="Consolas"/>
                <w:sz w:val="16"/>
                <w:szCs w:val="16"/>
              </w:rPr>
            </w:pPr>
            <w:r w:rsidRPr="006371BE">
              <w:rPr>
                <w:rFonts w:ascii="Consolas" w:eastAsiaTheme="minorHAnsi" w:hAnsi="Consolas" w:cs="Consolas"/>
                <w:sz w:val="16"/>
                <w:szCs w:val="16"/>
              </w:rPr>
              <w:t xml:space="preserve">dim3 </w:t>
            </w:r>
            <w:proofErr w:type="spellStart"/>
            <w:r w:rsidRPr="006371BE">
              <w:rPr>
                <w:rFonts w:ascii="Consolas" w:eastAsiaTheme="minorHAnsi" w:hAnsi="Consolas" w:cs="Consolas"/>
                <w:sz w:val="16"/>
                <w:szCs w:val="16"/>
              </w:rPr>
              <w:t>gridSize</w:t>
            </w:r>
            <w:proofErr w:type="spellEnd"/>
            <w:r w:rsidRPr="006371BE">
              <w:rPr>
                <w:rFonts w:ascii="Consolas" w:eastAsiaTheme="minorHAnsi" w:hAnsi="Consolas" w:cs="Consolas"/>
                <w:sz w:val="16"/>
                <w:szCs w:val="16"/>
              </w:rPr>
              <w:t xml:space="preserve">( </w:t>
            </w:r>
            <w:proofErr w:type="spellStart"/>
            <w:r w:rsidRPr="006371BE">
              <w:rPr>
                <w:rFonts w:ascii="Consolas" w:eastAsiaTheme="minorHAnsi" w:hAnsi="Consolas" w:cs="Consolas"/>
                <w:sz w:val="16"/>
                <w:szCs w:val="16"/>
              </w:rPr>
              <w:t>cNbElements</w:t>
            </w:r>
            <w:proofErr w:type="spellEnd"/>
            <w:r w:rsidRPr="006371BE">
              <w:rPr>
                <w:rFonts w:ascii="Consolas" w:eastAsiaTheme="minorHAnsi" w:hAnsi="Consolas" w:cs="Consolas"/>
                <w:sz w:val="16"/>
                <w:szCs w:val="16"/>
              </w:rPr>
              <w:t xml:space="preserve"> / 256 + 1, 1, 1 );</w:t>
            </w:r>
          </w:p>
          <w:p w:rsidR="00E1298B" w:rsidRPr="007A4E44" w:rsidRDefault="00E1298B" w:rsidP="000079E6">
            <w:pPr>
              <w:autoSpaceDE w:val="0"/>
              <w:autoSpaceDN w:val="0"/>
              <w:adjustRightInd w:val="0"/>
              <w:jc w:val="left"/>
              <w:rPr>
                <w:rFonts w:ascii="Consolas" w:eastAsiaTheme="minorHAnsi" w:hAnsi="Consolas" w:cs="Consolas"/>
                <w:sz w:val="19"/>
                <w:szCs w:val="19"/>
              </w:rPr>
            </w:pPr>
            <w:r w:rsidRPr="006371BE">
              <w:rPr>
                <w:rFonts w:ascii="Consolas" w:eastAsiaTheme="minorHAnsi" w:hAnsi="Consolas" w:cs="Consolas"/>
                <w:sz w:val="16"/>
                <w:szCs w:val="16"/>
              </w:rPr>
              <w:t xml:space="preserve">dim3 </w:t>
            </w:r>
            <w:proofErr w:type="spellStart"/>
            <w:r w:rsidRPr="006371BE">
              <w:rPr>
                <w:rFonts w:ascii="Consolas" w:eastAsiaTheme="minorHAnsi" w:hAnsi="Consolas" w:cs="Consolas"/>
                <w:sz w:val="16"/>
                <w:szCs w:val="16"/>
              </w:rPr>
              <w:t>blockSize</w:t>
            </w:r>
            <w:proofErr w:type="spellEnd"/>
            <w:r w:rsidRPr="006371BE">
              <w:rPr>
                <w:rFonts w:ascii="Consolas" w:eastAsiaTheme="minorHAnsi" w:hAnsi="Consolas" w:cs="Consolas"/>
                <w:sz w:val="16"/>
                <w:szCs w:val="16"/>
              </w:rPr>
              <w:t>( 256, 1, 1 );</w:t>
            </w:r>
          </w:p>
        </w:tc>
      </w:tr>
    </w:tbl>
    <w:p w:rsidR="007A4E44" w:rsidRDefault="007A4E44" w:rsidP="00D61157">
      <w:pPr>
        <w:ind w:left="709" w:right="34"/>
        <w:rPr>
          <w:rFonts w:ascii="Univers CE 45 Light" w:hAnsi="Univers CE 45 Light"/>
          <w:sz w:val="19"/>
          <w:szCs w:val="19"/>
        </w:rPr>
      </w:pPr>
    </w:p>
    <w:p w:rsidR="007A4E44" w:rsidRDefault="007A4E44" w:rsidP="00D61157">
      <w:pPr>
        <w:ind w:left="709" w:right="34"/>
        <w:rPr>
          <w:rFonts w:ascii="Univers CE 45 Light" w:hAnsi="Univers CE 45 Light"/>
          <w:sz w:val="19"/>
          <w:szCs w:val="19"/>
        </w:rPr>
      </w:pPr>
    </w:p>
    <w:p w:rsidR="007A4E44" w:rsidRDefault="007A4E44" w:rsidP="00D61157">
      <w:pPr>
        <w:ind w:left="709" w:right="34"/>
        <w:rPr>
          <w:rFonts w:ascii="Univers CE 45 Light" w:hAnsi="Univers CE 45 Light"/>
          <w:sz w:val="19"/>
          <w:szCs w:val="19"/>
        </w:rPr>
      </w:pPr>
    </w:p>
    <w:p w:rsidR="007A4E44" w:rsidRDefault="007A4E44" w:rsidP="00D61157">
      <w:pPr>
        <w:ind w:left="709" w:right="34"/>
        <w:rPr>
          <w:rFonts w:ascii="Univers CE 45 Light" w:hAnsi="Univers CE 45 Light"/>
          <w:sz w:val="19"/>
          <w:szCs w:val="19"/>
        </w:rPr>
      </w:pPr>
    </w:p>
    <w:p w:rsidR="007A4E44" w:rsidRDefault="007A4E44" w:rsidP="00D61157">
      <w:pPr>
        <w:ind w:left="709" w:right="34"/>
        <w:rPr>
          <w:rFonts w:ascii="Univers CE 45 Light" w:hAnsi="Univers CE 45 Light"/>
          <w:sz w:val="19"/>
          <w:szCs w:val="19"/>
        </w:rPr>
      </w:pPr>
    </w:p>
    <w:p w:rsidR="00D61157" w:rsidRDefault="00D61157" w:rsidP="00237983">
      <w:pPr>
        <w:ind w:left="709" w:right="34"/>
        <w:rPr>
          <w:rFonts w:ascii="Univers CE 45 Light" w:hAnsi="Univers CE 45 Light"/>
          <w:sz w:val="19"/>
          <w:szCs w:val="19"/>
        </w:rPr>
      </w:pPr>
    </w:p>
    <w:p w:rsidR="00D25E05" w:rsidRDefault="00D25E05" w:rsidP="00164B74">
      <w:pPr>
        <w:pStyle w:val="Titre1"/>
        <w:numPr>
          <w:ilvl w:val="0"/>
          <w:numId w:val="20"/>
        </w:numPr>
        <w:sectPr w:rsidR="00D25E05" w:rsidSect="00D561C0">
          <w:pgSz w:w="11906" w:h="16838"/>
          <w:pgMar w:top="238" w:right="1133" w:bottom="244" w:left="426" w:header="567" w:footer="850" w:gutter="0"/>
          <w:cols w:space="708"/>
          <w:docGrid w:linePitch="360"/>
        </w:sectPr>
      </w:pPr>
    </w:p>
    <w:p w:rsidR="00E37548" w:rsidRPr="00FA3AD9" w:rsidRDefault="00203AE9" w:rsidP="00164B74">
      <w:pPr>
        <w:pStyle w:val="Titre1"/>
        <w:numPr>
          <w:ilvl w:val="0"/>
          <w:numId w:val="20"/>
        </w:numPr>
      </w:pPr>
      <w:bookmarkStart w:id="10" w:name="_GoBack"/>
      <w:bookmarkStart w:id="11" w:name="_Toc377412708"/>
      <w:bookmarkEnd w:id="10"/>
      <w:r>
        <w:lastRenderedPageBreak/>
        <w:t>Benchmark</w:t>
      </w:r>
      <w:r w:rsidR="00027E21">
        <w:t>s</w:t>
      </w:r>
      <w:bookmarkEnd w:id="11"/>
    </w:p>
    <w:p w:rsidR="005F2C06" w:rsidRDefault="005F2C06" w:rsidP="00E37548">
      <w:pPr>
        <w:ind w:left="709" w:right="34"/>
        <w:rPr>
          <w:rFonts w:ascii="Univers CE 45 Light" w:hAnsi="Univers CE 45 Light"/>
          <w:sz w:val="19"/>
          <w:szCs w:val="19"/>
        </w:rPr>
      </w:pPr>
      <w:r>
        <w:rPr>
          <w:rFonts w:ascii="Univers CE 45 Light" w:hAnsi="Univers CE 45 Light"/>
          <w:sz w:val="19"/>
          <w:szCs w:val="19"/>
        </w:rPr>
        <w:t>Benchmark</w:t>
      </w:r>
      <w:r w:rsidR="00027E21">
        <w:rPr>
          <w:rFonts w:ascii="Univers CE 45 Light" w:hAnsi="Univers CE 45 Light"/>
          <w:sz w:val="19"/>
          <w:szCs w:val="19"/>
        </w:rPr>
        <w:t>s</w:t>
      </w:r>
      <w:r>
        <w:rPr>
          <w:rFonts w:ascii="Univers CE 45 Light" w:hAnsi="Univers CE 45 Light"/>
          <w:sz w:val="19"/>
          <w:szCs w:val="19"/>
        </w:rPr>
        <w:t xml:space="preserve"> </w:t>
      </w:r>
      <w:r w:rsidR="00027E21">
        <w:rPr>
          <w:rFonts w:ascii="Univers CE 45 Light" w:hAnsi="Univers CE 45 Light"/>
          <w:sz w:val="19"/>
          <w:szCs w:val="19"/>
        </w:rPr>
        <w:t>are</w:t>
      </w:r>
      <w:r>
        <w:rPr>
          <w:rFonts w:ascii="Univers CE 45 Light" w:hAnsi="Univers CE 45 Light"/>
          <w:sz w:val="19"/>
          <w:szCs w:val="19"/>
        </w:rPr>
        <w:t xml:space="preserve"> </w:t>
      </w:r>
      <w:r w:rsidR="00E7412A">
        <w:rPr>
          <w:rFonts w:ascii="Univers CE 45 Light" w:hAnsi="Univers CE 45 Light"/>
          <w:sz w:val="19"/>
          <w:szCs w:val="19"/>
        </w:rPr>
        <w:t xml:space="preserve">expressed in </w:t>
      </w:r>
      <w:r>
        <w:rPr>
          <w:rFonts w:ascii="Univers CE 45 Light" w:hAnsi="Univers CE 45 Light"/>
          <w:sz w:val="19"/>
          <w:szCs w:val="19"/>
        </w:rPr>
        <w:t>milliseconds</w:t>
      </w:r>
      <w:r w:rsidR="00E7412A">
        <w:rPr>
          <w:rFonts w:ascii="Univers CE 45 Light" w:hAnsi="Univers CE 45 Light"/>
          <w:sz w:val="19"/>
          <w:szCs w:val="19"/>
        </w:rPr>
        <w:t xml:space="preserve"> (ms)</w:t>
      </w:r>
      <w:r>
        <w:rPr>
          <w:rFonts w:ascii="Univers CE 45 Light" w:hAnsi="Univers CE 45 Light"/>
          <w:sz w:val="19"/>
          <w:szCs w:val="19"/>
        </w:rPr>
        <w:t>. Each kernel is launched 25 times and time is average.</w:t>
      </w:r>
    </w:p>
    <w:p w:rsidR="00C12901" w:rsidRDefault="00C12901" w:rsidP="00E37548">
      <w:pPr>
        <w:ind w:left="709" w:right="34"/>
        <w:rPr>
          <w:rFonts w:ascii="Univers CE 45 Light" w:hAnsi="Univers CE 45 Light"/>
          <w:sz w:val="19"/>
          <w:szCs w:val="19"/>
        </w:rPr>
      </w:pPr>
    </w:p>
    <w:p w:rsidR="00536576" w:rsidRPr="00A14A96" w:rsidRDefault="00536576" w:rsidP="00536576">
      <w:pPr>
        <w:pStyle w:val="Titre2"/>
        <w:numPr>
          <w:ilvl w:val="0"/>
          <w:numId w:val="30"/>
        </w:numPr>
      </w:pPr>
      <w:bookmarkStart w:id="12" w:name="_Toc377412709"/>
      <w:r>
        <w:t>Using one function pointer</w:t>
      </w:r>
      <w:bookmarkEnd w:id="12"/>
    </w:p>
    <w:p w:rsidR="00BC5589" w:rsidRDefault="00BC5589" w:rsidP="00E37548">
      <w:pPr>
        <w:ind w:left="709" w:right="34"/>
        <w:rPr>
          <w:rFonts w:ascii="Univers CE 45 Light" w:hAnsi="Univers CE 45 Light"/>
          <w:sz w:val="19"/>
          <w:szCs w:val="19"/>
        </w:rPr>
      </w:pPr>
    </w:p>
    <w:tbl>
      <w:tblPr>
        <w:tblStyle w:val="Grillemoyenne3-Accent5"/>
        <w:tblW w:w="9954" w:type="dxa"/>
        <w:tblInd w:w="609" w:type="dxa"/>
        <w:tblLook w:val="04A0"/>
      </w:tblPr>
      <w:tblGrid>
        <w:gridCol w:w="2561"/>
        <w:gridCol w:w="1372"/>
        <w:gridCol w:w="1412"/>
        <w:gridCol w:w="1562"/>
        <w:gridCol w:w="1777"/>
        <w:gridCol w:w="1270"/>
      </w:tblGrid>
      <w:tr w:rsidR="00B9165B" w:rsidTr="00B9165B">
        <w:trPr>
          <w:cnfStyle w:val="100000000000"/>
        </w:trPr>
        <w:tc>
          <w:tcPr>
            <w:cnfStyle w:val="001000000000"/>
            <w:tcW w:w="2561" w:type="dxa"/>
          </w:tcPr>
          <w:p w:rsidR="00B9165B" w:rsidRDefault="00B9165B" w:rsidP="000079E6">
            <w:pPr>
              <w:ind w:right="34"/>
              <w:rPr>
                <w:rFonts w:ascii="Univers CE 45 Light" w:hAnsi="Univers CE 45 Light"/>
                <w:sz w:val="19"/>
                <w:szCs w:val="19"/>
              </w:rPr>
            </w:pPr>
            <w:r>
              <w:rPr>
                <w:rFonts w:ascii="Univers CE 45 Light" w:hAnsi="Univers CE 45 Light"/>
                <w:sz w:val="19"/>
                <w:szCs w:val="19"/>
              </w:rPr>
              <w:t>Hardware</w:t>
            </w:r>
          </w:p>
        </w:tc>
        <w:tc>
          <w:tcPr>
            <w:tcW w:w="1372" w:type="dxa"/>
          </w:tcPr>
          <w:p w:rsidR="00B9165B" w:rsidRDefault="00B9165B" w:rsidP="000079E6">
            <w:pPr>
              <w:ind w:right="34"/>
              <w:cnfStyle w:val="100000000000"/>
              <w:rPr>
                <w:rFonts w:ascii="Univers CE 45 Light" w:hAnsi="Univers CE 45 Light"/>
                <w:sz w:val="19"/>
                <w:szCs w:val="19"/>
              </w:rPr>
            </w:pPr>
            <w:proofErr w:type="spellStart"/>
            <w:r>
              <w:rPr>
                <w:rFonts w:ascii="Univers CE 45 Light" w:hAnsi="Univers CE 45 Light"/>
                <w:sz w:val="19"/>
                <w:szCs w:val="19"/>
              </w:rPr>
              <w:t>Nb</w:t>
            </w:r>
            <w:proofErr w:type="spellEnd"/>
            <w:r>
              <w:rPr>
                <w:rFonts w:ascii="Univers CE 45 Light" w:hAnsi="Univers CE 45 Light"/>
                <w:sz w:val="19"/>
                <w:szCs w:val="19"/>
              </w:rPr>
              <w:t xml:space="preserve"> multi</w:t>
            </w:r>
          </w:p>
          <w:p w:rsidR="00B9165B" w:rsidRDefault="00B9165B" w:rsidP="000079E6">
            <w:pPr>
              <w:ind w:right="34"/>
              <w:cnfStyle w:val="100000000000"/>
              <w:rPr>
                <w:rFonts w:ascii="Univers CE 45 Light" w:hAnsi="Univers CE 45 Light"/>
                <w:sz w:val="19"/>
                <w:szCs w:val="19"/>
              </w:rPr>
            </w:pPr>
            <w:r>
              <w:rPr>
                <w:rFonts w:ascii="Univers CE 45 Light" w:hAnsi="Univers CE 45 Light"/>
                <w:sz w:val="19"/>
                <w:szCs w:val="19"/>
              </w:rPr>
              <w:t>processors</w:t>
            </w:r>
          </w:p>
        </w:tc>
        <w:tc>
          <w:tcPr>
            <w:tcW w:w="1412" w:type="dxa"/>
          </w:tcPr>
          <w:p w:rsidR="00B9165B" w:rsidRDefault="00B9165B" w:rsidP="000079E6">
            <w:pPr>
              <w:ind w:right="34"/>
              <w:cnfStyle w:val="100000000000"/>
              <w:rPr>
                <w:rFonts w:ascii="Univers CE 45 Light" w:hAnsi="Univers CE 45 Light"/>
                <w:sz w:val="19"/>
                <w:szCs w:val="19"/>
              </w:rPr>
            </w:pPr>
            <w:r>
              <w:rPr>
                <w:rFonts w:ascii="Univers CE 45 Light" w:hAnsi="Univers CE 45 Light"/>
                <w:sz w:val="19"/>
                <w:szCs w:val="19"/>
              </w:rPr>
              <w:t>Compute</w:t>
            </w:r>
          </w:p>
          <w:p w:rsidR="00B9165B" w:rsidRDefault="00B9165B" w:rsidP="000079E6">
            <w:pPr>
              <w:ind w:right="34"/>
              <w:cnfStyle w:val="100000000000"/>
              <w:rPr>
                <w:rFonts w:ascii="Univers CE 45 Light" w:hAnsi="Univers CE 45 Light"/>
                <w:sz w:val="19"/>
                <w:szCs w:val="19"/>
              </w:rPr>
            </w:pPr>
            <w:r>
              <w:rPr>
                <w:rFonts w:ascii="Univers CE 45 Light" w:hAnsi="Univers CE 45 Light"/>
                <w:sz w:val="19"/>
                <w:szCs w:val="19"/>
              </w:rPr>
              <w:t>capability</w:t>
            </w:r>
          </w:p>
        </w:tc>
        <w:tc>
          <w:tcPr>
            <w:tcW w:w="1562" w:type="dxa"/>
          </w:tcPr>
          <w:p w:rsidR="00B9165B" w:rsidRDefault="00B9165B" w:rsidP="000079E6">
            <w:pPr>
              <w:ind w:right="34"/>
              <w:cnfStyle w:val="100000000000"/>
              <w:rPr>
                <w:rFonts w:ascii="Univers CE 45 Light" w:hAnsi="Univers CE 45 Light"/>
                <w:sz w:val="19"/>
                <w:szCs w:val="19"/>
              </w:rPr>
            </w:pPr>
            <w:r>
              <w:rPr>
                <w:rFonts w:ascii="Univers CE 45 Light" w:hAnsi="Univers CE 45 Light"/>
                <w:sz w:val="19"/>
                <w:szCs w:val="19"/>
              </w:rPr>
              <w:t>Simple kernel</w:t>
            </w:r>
          </w:p>
        </w:tc>
        <w:tc>
          <w:tcPr>
            <w:tcW w:w="1777" w:type="dxa"/>
          </w:tcPr>
          <w:p w:rsidR="00B9165B" w:rsidRDefault="00B9165B" w:rsidP="000079E6">
            <w:pPr>
              <w:ind w:right="34"/>
              <w:cnfStyle w:val="100000000000"/>
              <w:rPr>
                <w:rFonts w:ascii="Univers CE 45 Light" w:hAnsi="Univers CE 45 Light"/>
                <w:sz w:val="19"/>
                <w:szCs w:val="19"/>
              </w:rPr>
            </w:pPr>
            <w:r>
              <w:rPr>
                <w:rFonts w:ascii="Univers CE 45 Light" w:hAnsi="Univers CE 45 Light"/>
                <w:sz w:val="19"/>
                <w:szCs w:val="19"/>
              </w:rPr>
              <w:t>Kernel with</w:t>
            </w:r>
          </w:p>
          <w:p w:rsidR="00B9165B" w:rsidRDefault="00B9165B" w:rsidP="000079E6">
            <w:pPr>
              <w:ind w:right="34"/>
              <w:cnfStyle w:val="100000000000"/>
              <w:rPr>
                <w:rFonts w:ascii="Univers CE 45 Light" w:hAnsi="Univers CE 45 Light"/>
                <w:sz w:val="19"/>
                <w:szCs w:val="19"/>
              </w:rPr>
            </w:pPr>
            <w:r>
              <w:rPr>
                <w:rFonts w:ascii="Univers CE 45 Light" w:hAnsi="Univers CE 45 Light"/>
                <w:sz w:val="19"/>
                <w:szCs w:val="19"/>
              </w:rPr>
              <w:t>function pointer</w:t>
            </w:r>
          </w:p>
        </w:tc>
        <w:tc>
          <w:tcPr>
            <w:tcW w:w="1270" w:type="dxa"/>
          </w:tcPr>
          <w:p w:rsidR="00B9165B" w:rsidRDefault="00B9165B" w:rsidP="000079E6">
            <w:pPr>
              <w:ind w:right="34"/>
              <w:cnfStyle w:val="100000000000"/>
              <w:rPr>
                <w:rFonts w:ascii="Univers CE 45 Light" w:hAnsi="Univers CE 45 Light"/>
                <w:sz w:val="19"/>
                <w:szCs w:val="19"/>
              </w:rPr>
            </w:pPr>
            <w:r>
              <w:rPr>
                <w:rFonts w:ascii="Univers CE 45 Light" w:hAnsi="Univers CE 45 Light"/>
                <w:sz w:val="19"/>
                <w:szCs w:val="19"/>
              </w:rPr>
              <w:t>Overhead</w:t>
            </w:r>
          </w:p>
        </w:tc>
      </w:tr>
      <w:tr w:rsidR="00B9165B" w:rsidTr="00B9165B">
        <w:trPr>
          <w:cnfStyle w:val="000000100000"/>
        </w:trPr>
        <w:tc>
          <w:tcPr>
            <w:cnfStyle w:val="001000000000"/>
            <w:tcW w:w="2561" w:type="dxa"/>
          </w:tcPr>
          <w:p w:rsidR="00B9165B" w:rsidRDefault="00B9165B" w:rsidP="000079E6">
            <w:pPr>
              <w:ind w:right="34"/>
              <w:rPr>
                <w:rFonts w:ascii="Univers CE 45 Light" w:hAnsi="Univers CE 45 Light"/>
                <w:sz w:val="19"/>
                <w:szCs w:val="19"/>
              </w:rPr>
            </w:pPr>
            <w:r>
              <w:rPr>
                <w:rFonts w:ascii="Univers CE 45 Light" w:hAnsi="Univers CE 45 Light"/>
                <w:sz w:val="19"/>
                <w:szCs w:val="19"/>
              </w:rPr>
              <w:t>GeForce GTX 670</w:t>
            </w:r>
          </w:p>
          <w:p w:rsidR="00B9165B" w:rsidRDefault="00B9165B" w:rsidP="000079E6">
            <w:pPr>
              <w:ind w:right="34"/>
              <w:rPr>
                <w:rFonts w:ascii="Univers CE 45 Light" w:hAnsi="Univers CE 45 Light"/>
                <w:sz w:val="19"/>
                <w:szCs w:val="19"/>
              </w:rPr>
            </w:pPr>
            <w:r>
              <w:rPr>
                <w:rFonts w:ascii="Univers CE 45 Light" w:hAnsi="Univers CE 45 Light"/>
                <w:sz w:val="19"/>
                <w:szCs w:val="19"/>
              </w:rPr>
              <w:t>(2GB)</w:t>
            </w:r>
          </w:p>
        </w:tc>
        <w:tc>
          <w:tcPr>
            <w:tcW w:w="1372" w:type="dxa"/>
          </w:tcPr>
          <w:p w:rsidR="00B9165B" w:rsidRPr="00895C06" w:rsidRDefault="00303017" w:rsidP="00A0470B">
            <w:pPr>
              <w:ind w:right="34"/>
              <w:cnfStyle w:val="000000100000"/>
              <w:rPr>
                <w:rFonts w:ascii="Univers CE 45 Light" w:hAnsi="Univers CE 45 Light"/>
                <w:sz w:val="19"/>
                <w:szCs w:val="19"/>
              </w:rPr>
            </w:pPr>
            <w:r>
              <w:rPr>
                <w:rFonts w:ascii="Univers CE 45 Light" w:hAnsi="Univers CE 45 Light"/>
                <w:sz w:val="19"/>
                <w:szCs w:val="19"/>
              </w:rPr>
              <w:t>7</w:t>
            </w:r>
          </w:p>
        </w:tc>
        <w:tc>
          <w:tcPr>
            <w:tcW w:w="1412" w:type="dxa"/>
          </w:tcPr>
          <w:p w:rsidR="00B9165B" w:rsidRPr="00895C06" w:rsidRDefault="00B9165B" w:rsidP="00A0470B">
            <w:pPr>
              <w:ind w:right="34"/>
              <w:cnfStyle w:val="000000100000"/>
              <w:rPr>
                <w:rFonts w:ascii="Univers CE 45 Light" w:hAnsi="Univers CE 45 Light"/>
                <w:sz w:val="19"/>
                <w:szCs w:val="19"/>
              </w:rPr>
            </w:pPr>
            <w:r>
              <w:rPr>
                <w:rFonts w:ascii="Univers CE 45 Light" w:hAnsi="Univers CE 45 Light"/>
                <w:sz w:val="19"/>
                <w:szCs w:val="19"/>
              </w:rPr>
              <w:t>3.0</w:t>
            </w:r>
          </w:p>
        </w:tc>
        <w:tc>
          <w:tcPr>
            <w:tcW w:w="1562" w:type="dxa"/>
          </w:tcPr>
          <w:p w:rsidR="00B9165B" w:rsidRPr="00895C06" w:rsidRDefault="00B9165B" w:rsidP="00A0470B">
            <w:pPr>
              <w:ind w:right="34"/>
              <w:cnfStyle w:val="000000100000"/>
              <w:rPr>
                <w:rFonts w:ascii="Univers CE 45 Light" w:hAnsi="Univers CE 45 Light"/>
                <w:sz w:val="19"/>
                <w:szCs w:val="19"/>
              </w:rPr>
            </w:pPr>
            <w:r w:rsidRPr="00895C06">
              <w:rPr>
                <w:rFonts w:ascii="Univers CE 45 Light" w:hAnsi="Univers CE 45 Light"/>
                <w:sz w:val="19"/>
                <w:szCs w:val="19"/>
              </w:rPr>
              <w:t>0.105978 ms</w:t>
            </w:r>
          </w:p>
        </w:tc>
        <w:tc>
          <w:tcPr>
            <w:tcW w:w="1777" w:type="dxa"/>
          </w:tcPr>
          <w:p w:rsidR="00B9165B" w:rsidRPr="00895C06" w:rsidRDefault="00B9165B" w:rsidP="00A0470B">
            <w:pPr>
              <w:ind w:right="34"/>
              <w:cnfStyle w:val="000000100000"/>
              <w:rPr>
                <w:rFonts w:ascii="Univers CE 45 Light" w:hAnsi="Univers CE 45 Light"/>
                <w:sz w:val="19"/>
                <w:szCs w:val="19"/>
              </w:rPr>
            </w:pPr>
            <w:r w:rsidRPr="00895C06">
              <w:rPr>
                <w:rFonts w:ascii="Univers CE 45 Light" w:hAnsi="Univers CE 45 Light"/>
                <w:sz w:val="19"/>
                <w:szCs w:val="19"/>
              </w:rPr>
              <w:t>0.124259 ms</w:t>
            </w:r>
          </w:p>
        </w:tc>
        <w:tc>
          <w:tcPr>
            <w:tcW w:w="1270" w:type="dxa"/>
          </w:tcPr>
          <w:p w:rsidR="00B9165B" w:rsidRPr="00895C06" w:rsidRDefault="00B9165B" w:rsidP="00A0470B">
            <w:pPr>
              <w:ind w:right="34"/>
              <w:cnfStyle w:val="000000100000"/>
              <w:rPr>
                <w:rFonts w:ascii="Univers CE 45 Light" w:hAnsi="Univers CE 45 Light"/>
                <w:sz w:val="19"/>
                <w:szCs w:val="19"/>
              </w:rPr>
            </w:pPr>
            <w:r w:rsidRPr="00895C06">
              <w:rPr>
                <w:rFonts w:ascii="Univers CE 45 Light" w:hAnsi="Univers CE 45 Light"/>
                <w:sz w:val="19"/>
                <w:szCs w:val="19"/>
              </w:rPr>
              <w:t>17.25 %</w:t>
            </w:r>
          </w:p>
        </w:tc>
      </w:tr>
      <w:tr w:rsidR="00B9165B" w:rsidTr="00B9165B">
        <w:tc>
          <w:tcPr>
            <w:cnfStyle w:val="001000000000"/>
            <w:tcW w:w="2561" w:type="dxa"/>
          </w:tcPr>
          <w:p w:rsidR="00B9165B" w:rsidRDefault="000C5639" w:rsidP="000079E6">
            <w:pPr>
              <w:ind w:right="34"/>
              <w:rPr>
                <w:rFonts w:ascii="Univers CE 45 Light" w:hAnsi="Univers CE 45 Light"/>
                <w:sz w:val="19"/>
                <w:szCs w:val="19"/>
              </w:rPr>
            </w:pPr>
            <w:r>
              <w:rPr>
                <w:rFonts w:ascii="Univers CE 45 Light" w:hAnsi="Univers CE 45 Light"/>
                <w:sz w:val="19"/>
                <w:szCs w:val="19"/>
              </w:rPr>
              <w:t>GeF</w:t>
            </w:r>
            <w:r w:rsidR="00B9165B">
              <w:rPr>
                <w:rFonts w:ascii="Univers CE 45 Light" w:hAnsi="Univers CE 45 Light"/>
                <w:sz w:val="19"/>
                <w:szCs w:val="19"/>
              </w:rPr>
              <w:t>orce GTX 570</w:t>
            </w:r>
          </w:p>
          <w:p w:rsidR="00B9165B" w:rsidRDefault="00B9165B" w:rsidP="000079E6">
            <w:pPr>
              <w:ind w:right="34"/>
              <w:rPr>
                <w:rFonts w:ascii="Univers CE 45 Light" w:hAnsi="Univers CE 45 Light"/>
                <w:sz w:val="19"/>
                <w:szCs w:val="19"/>
              </w:rPr>
            </w:pPr>
            <w:r>
              <w:rPr>
                <w:rFonts w:ascii="Univers CE 45 Light" w:hAnsi="Univers CE 45 Light"/>
                <w:sz w:val="19"/>
                <w:szCs w:val="19"/>
              </w:rPr>
              <w:t>(1.25 GB)</w:t>
            </w:r>
          </w:p>
        </w:tc>
        <w:tc>
          <w:tcPr>
            <w:tcW w:w="1372" w:type="dxa"/>
          </w:tcPr>
          <w:p w:rsidR="00B9165B" w:rsidRDefault="00B9165B" w:rsidP="000079E6">
            <w:pPr>
              <w:ind w:right="34"/>
              <w:cnfStyle w:val="000000000000"/>
              <w:rPr>
                <w:rFonts w:ascii="Univers CE 45 Light" w:hAnsi="Univers CE 45 Light"/>
                <w:sz w:val="19"/>
                <w:szCs w:val="19"/>
              </w:rPr>
            </w:pPr>
            <w:r>
              <w:rPr>
                <w:rFonts w:ascii="Univers CE 45 Light" w:hAnsi="Univers CE 45 Light"/>
                <w:sz w:val="19"/>
                <w:szCs w:val="19"/>
              </w:rPr>
              <w:t>15</w:t>
            </w:r>
          </w:p>
        </w:tc>
        <w:tc>
          <w:tcPr>
            <w:tcW w:w="1412" w:type="dxa"/>
          </w:tcPr>
          <w:p w:rsidR="00B9165B" w:rsidRDefault="00B9165B" w:rsidP="000079E6">
            <w:pPr>
              <w:ind w:right="34"/>
              <w:cnfStyle w:val="000000000000"/>
              <w:rPr>
                <w:rFonts w:ascii="Univers CE 45 Light" w:hAnsi="Univers CE 45 Light"/>
                <w:sz w:val="19"/>
                <w:szCs w:val="19"/>
              </w:rPr>
            </w:pPr>
            <w:r>
              <w:rPr>
                <w:rFonts w:ascii="Univers CE 45 Light" w:hAnsi="Univers CE 45 Light"/>
                <w:sz w:val="19"/>
                <w:szCs w:val="19"/>
              </w:rPr>
              <w:t>2.0</w:t>
            </w:r>
          </w:p>
        </w:tc>
        <w:tc>
          <w:tcPr>
            <w:tcW w:w="1562" w:type="dxa"/>
          </w:tcPr>
          <w:p w:rsidR="00B9165B" w:rsidRDefault="00B9165B" w:rsidP="000079E6">
            <w:pPr>
              <w:ind w:right="34"/>
              <w:cnfStyle w:val="000000000000"/>
              <w:rPr>
                <w:rFonts w:ascii="Univers CE 45 Light" w:hAnsi="Univers CE 45 Light"/>
                <w:sz w:val="19"/>
                <w:szCs w:val="19"/>
              </w:rPr>
            </w:pPr>
            <w:r>
              <w:rPr>
                <w:rFonts w:ascii="Univers CE 45 Light" w:hAnsi="Univers CE 45 Light"/>
                <w:sz w:val="19"/>
                <w:szCs w:val="19"/>
              </w:rPr>
              <w:t>0.119132 ms</w:t>
            </w:r>
          </w:p>
        </w:tc>
        <w:tc>
          <w:tcPr>
            <w:tcW w:w="1777" w:type="dxa"/>
          </w:tcPr>
          <w:p w:rsidR="00B9165B" w:rsidRDefault="00B9165B" w:rsidP="000079E6">
            <w:pPr>
              <w:ind w:right="34"/>
              <w:cnfStyle w:val="000000000000"/>
              <w:rPr>
                <w:rFonts w:ascii="Univers CE 45 Light" w:hAnsi="Univers CE 45 Light"/>
                <w:sz w:val="19"/>
                <w:szCs w:val="19"/>
              </w:rPr>
            </w:pPr>
            <w:r>
              <w:rPr>
                <w:rFonts w:ascii="Univers CE 45 Light" w:hAnsi="Univers CE 45 Light"/>
                <w:sz w:val="19"/>
                <w:szCs w:val="19"/>
              </w:rPr>
              <w:t>0.145857 ms</w:t>
            </w:r>
          </w:p>
        </w:tc>
        <w:tc>
          <w:tcPr>
            <w:tcW w:w="1270" w:type="dxa"/>
          </w:tcPr>
          <w:p w:rsidR="00B9165B" w:rsidRDefault="00B9165B" w:rsidP="000079E6">
            <w:pPr>
              <w:ind w:right="34"/>
              <w:cnfStyle w:val="000000000000"/>
              <w:rPr>
                <w:rFonts w:ascii="Univers CE 45 Light" w:hAnsi="Univers CE 45 Light"/>
                <w:sz w:val="19"/>
                <w:szCs w:val="19"/>
              </w:rPr>
            </w:pPr>
            <w:r>
              <w:rPr>
                <w:rFonts w:ascii="Univers CE 45 Light" w:hAnsi="Univers CE 45 Light"/>
                <w:sz w:val="19"/>
                <w:szCs w:val="19"/>
              </w:rPr>
              <w:t>22.43 %</w:t>
            </w:r>
          </w:p>
        </w:tc>
      </w:tr>
      <w:tr w:rsidR="00B9165B" w:rsidTr="00B9165B">
        <w:trPr>
          <w:cnfStyle w:val="000000100000"/>
        </w:trPr>
        <w:tc>
          <w:tcPr>
            <w:cnfStyle w:val="001000000000"/>
            <w:tcW w:w="2561" w:type="dxa"/>
          </w:tcPr>
          <w:p w:rsidR="00B9165B" w:rsidRDefault="00B9165B" w:rsidP="000079E6">
            <w:pPr>
              <w:ind w:right="34"/>
              <w:rPr>
                <w:rFonts w:ascii="Univers CE 45 Light" w:hAnsi="Univers CE 45 Light"/>
                <w:sz w:val="19"/>
                <w:szCs w:val="19"/>
              </w:rPr>
            </w:pPr>
            <w:r>
              <w:rPr>
                <w:rFonts w:ascii="Univers CE 45 Light" w:hAnsi="Univers CE 45 Light"/>
                <w:sz w:val="19"/>
                <w:szCs w:val="19"/>
              </w:rPr>
              <w:t>GeForce GT 540M</w:t>
            </w:r>
          </w:p>
          <w:p w:rsidR="00B9165B" w:rsidRDefault="00B9165B" w:rsidP="00B9165B">
            <w:pPr>
              <w:ind w:right="34"/>
              <w:rPr>
                <w:rFonts w:ascii="Univers CE 45 Light" w:hAnsi="Univers CE 45 Light"/>
                <w:sz w:val="19"/>
                <w:szCs w:val="19"/>
              </w:rPr>
            </w:pPr>
            <w:r>
              <w:rPr>
                <w:rFonts w:ascii="Univers CE 45 Light" w:hAnsi="Univers CE 45 Light"/>
                <w:sz w:val="19"/>
                <w:szCs w:val="19"/>
              </w:rPr>
              <w:t>(1 GB) - laptop</w:t>
            </w:r>
          </w:p>
        </w:tc>
        <w:tc>
          <w:tcPr>
            <w:tcW w:w="1372" w:type="dxa"/>
          </w:tcPr>
          <w:p w:rsidR="00B9165B" w:rsidRDefault="00B9165B" w:rsidP="000079E6">
            <w:pPr>
              <w:ind w:right="34"/>
              <w:cnfStyle w:val="000000100000"/>
              <w:rPr>
                <w:rFonts w:ascii="Univers CE 45 Light" w:hAnsi="Univers CE 45 Light"/>
                <w:sz w:val="19"/>
                <w:szCs w:val="19"/>
              </w:rPr>
            </w:pPr>
            <w:r>
              <w:rPr>
                <w:rFonts w:ascii="Univers CE 45 Light" w:hAnsi="Univers CE 45 Light"/>
                <w:sz w:val="19"/>
                <w:szCs w:val="19"/>
              </w:rPr>
              <w:t>2</w:t>
            </w:r>
          </w:p>
        </w:tc>
        <w:tc>
          <w:tcPr>
            <w:tcW w:w="1412" w:type="dxa"/>
          </w:tcPr>
          <w:p w:rsidR="00B9165B" w:rsidRDefault="00B9165B" w:rsidP="000079E6">
            <w:pPr>
              <w:ind w:right="34"/>
              <w:cnfStyle w:val="000000100000"/>
              <w:rPr>
                <w:rFonts w:ascii="Univers CE 45 Light" w:hAnsi="Univers CE 45 Light"/>
                <w:sz w:val="19"/>
                <w:szCs w:val="19"/>
              </w:rPr>
            </w:pPr>
            <w:r>
              <w:rPr>
                <w:rFonts w:ascii="Univers CE 45 Light" w:hAnsi="Univers CE 45 Light"/>
                <w:sz w:val="19"/>
                <w:szCs w:val="19"/>
              </w:rPr>
              <w:t>2.1</w:t>
            </w:r>
          </w:p>
        </w:tc>
        <w:tc>
          <w:tcPr>
            <w:tcW w:w="1562" w:type="dxa"/>
          </w:tcPr>
          <w:p w:rsidR="00B9165B" w:rsidRDefault="00B9165B" w:rsidP="000079E6">
            <w:pPr>
              <w:ind w:right="34"/>
              <w:cnfStyle w:val="000000100000"/>
              <w:rPr>
                <w:rFonts w:ascii="Univers CE 45 Light" w:hAnsi="Univers CE 45 Light"/>
                <w:sz w:val="19"/>
                <w:szCs w:val="19"/>
              </w:rPr>
            </w:pPr>
            <w:r>
              <w:rPr>
                <w:rFonts w:ascii="Univers CE 45 Light" w:hAnsi="Univers CE 45 Light"/>
                <w:sz w:val="19"/>
                <w:szCs w:val="19"/>
              </w:rPr>
              <w:t>0.775214 ms</w:t>
            </w:r>
          </w:p>
        </w:tc>
        <w:tc>
          <w:tcPr>
            <w:tcW w:w="1777" w:type="dxa"/>
          </w:tcPr>
          <w:p w:rsidR="00B9165B" w:rsidRDefault="00B9165B" w:rsidP="000079E6">
            <w:pPr>
              <w:ind w:right="34"/>
              <w:cnfStyle w:val="000000100000"/>
              <w:rPr>
                <w:rFonts w:ascii="Univers CE 45 Light" w:hAnsi="Univers CE 45 Light"/>
                <w:sz w:val="19"/>
                <w:szCs w:val="19"/>
              </w:rPr>
            </w:pPr>
            <w:r>
              <w:rPr>
                <w:rFonts w:ascii="Univers CE 45 Light" w:hAnsi="Univers CE 45 Light"/>
                <w:sz w:val="19"/>
                <w:szCs w:val="19"/>
              </w:rPr>
              <w:t>0.960614 ms</w:t>
            </w:r>
          </w:p>
        </w:tc>
        <w:tc>
          <w:tcPr>
            <w:tcW w:w="1270" w:type="dxa"/>
          </w:tcPr>
          <w:p w:rsidR="00B9165B" w:rsidRDefault="00B9165B" w:rsidP="000079E6">
            <w:pPr>
              <w:ind w:right="34"/>
              <w:cnfStyle w:val="000000100000"/>
              <w:rPr>
                <w:rFonts w:ascii="Univers CE 45 Light" w:hAnsi="Univers CE 45 Light"/>
                <w:sz w:val="19"/>
                <w:szCs w:val="19"/>
              </w:rPr>
            </w:pPr>
            <w:r>
              <w:rPr>
                <w:rFonts w:ascii="Univers CE 45 Light" w:hAnsi="Univers CE 45 Light"/>
                <w:sz w:val="19"/>
                <w:szCs w:val="19"/>
              </w:rPr>
              <w:t>23.92 %</w:t>
            </w:r>
          </w:p>
        </w:tc>
      </w:tr>
    </w:tbl>
    <w:p w:rsidR="00A0470B" w:rsidRDefault="00A0470B" w:rsidP="00E37548">
      <w:pPr>
        <w:ind w:left="709" w:right="34"/>
        <w:rPr>
          <w:rFonts w:ascii="Univers CE 45 Light" w:hAnsi="Univers CE 45 Light"/>
          <w:sz w:val="19"/>
          <w:szCs w:val="19"/>
        </w:rPr>
      </w:pPr>
    </w:p>
    <w:p w:rsidR="00536576" w:rsidRPr="00A14A96" w:rsidRDefault="00536576" w:rsidP="00536576">
      <w:pPr>
        <w:pStyle w:val="Titre2"/>
        <w:numPr>
          <w:ilvl w:val="0"/>
          <w:numId w:val="30"/>
        </w:numPr>
      </w:pPr>
      <w:bookmarkStart w:id="13" w:name="_Toc377412710"/>
      <w:r>
        <w:t>Using two function pointers</w:t>
      </w:r>
      <w:bookmarkEnd w:id="13"/>
    </w:p>
    <w:p w:rsidR="00026464" w:rsidRDefault="00026464" w:rsidP="00536576">
      <w:pPr>
        <w:ind w:left="709" w:right="34"/>
        <w:rPr>
          <w:rFonts w:ascii="Univers CE 45 Light" w:hAnsi="Univers CE 45 Light"/>
          <w:sz w:val="19"/>
          <w:szCs w:val="19"/>
        </w:rPr>
      </w:pPr>
    </w:p>
    <w:tbl>
      <w:tblPr>
        <w:tblStyle w:val="Grillemoyenne3-Accent5"/>
        <w:tblW w:w="9954" w:type="dxa"/>
        <w:tblInd w:w="609" w:type="dxa"/>
        <w:tblLook w:val="04A0"/>
      </w:tblPr>
      <w:tblGrid>
        <w:gridCol w:w="2535"/>
        <w:gridCol w:w="1370"/>
        <w:gridCol w:w="1389"/>
        <w:gridCol w:w="1553"/>
        <w:gridCol w:w="1839"/>
        <w:gridCol w:w="1268"/>
      </w:tblGrid>
      <w:tr w:rsidR="00B9165B" w:rsidTr="00B9165B">
        <w:trPr>
          <w:cnfStyle w:val="100000000000"/>
        </w:trPr>
        <w:tc>
          <w:tcPr>
            <w:cnfStyle w:val="001000000000"/>
            <w:tcW w:w="2535" w:type="dxa"/>
          </w:tcPr>
          <w:p w:rsidR="00B9165B" w:rsidRDefault="00B9165B" w:rsidP="00F60A94">
            <w:pPr>
              <w:ind w:right="34"/>
              <w:rPr>
                <w:rFonts w:ascii="Univers CE 45 Light" w:hAnsi="Univers CE 45 Light"/>
                <w:sz w:val="19"/>
                <w:szCs w:val="19"/>
              </w:rPr>
            </w:pPr>
            <w:r>
              <w:rPr>
                <w:rFonts w:ascii="Univers CE 45 Light" w:hAnsi="Univers CE 45 Light"/>
                <w:sz w:val="19"/>
                <w:szCs w:val="19"/>
              </w:rPr>
              <w:t>Hardware</w:t>
            </w:r>
          </w:p>
        </w:tc>
        <w:tc>
          <w:tcPr>
            <w:tcW w:w="1370" w:type="dxa"/>
          </w:tcPr>
          <w:p w:rsidR="00B9165B" w:rsidRDefault="00B9165B" w:rsidP="00D509FA">
            <w:pPr>
              <w:ind w:right="34"/>
              <w:cnfStyle w:val="100000000000"/>
              <w:rPr>
                <w:rFonts w:ascii="Univers CE 45 Light" w:hAnsi="Univers CE 45 Light"/>
                <w:sz w:val="19"/>
                <w:szCs w:val="19"/>
              </w:rPr>
            </w:pPr>
            <w:proofErr w:type="spellStart"/>
            <w:r>
              <w:rPr>
                <w:rFonts w:ascii="Univers CE 45 Light" w:hAnsi="Univers CE 45 Light"/>
                <w:sz w:val="19"/>
                <w:szCs w:val="19"/>
              </w:rPr>
              <w:t>Nb</w:t>
            </w:r>
            <w:proofErr w:type="spellEnd"/>
            <w:r>
              <w:rPr>
                <w:rFonts w:ascii="Univers CE 45 Light" w:hAnsi="Univers CE 45 Light"/>
                <w:sz w:val="19"/>
                <w:szCs w:val="19"/>
              </w:rPr>
              <w:t xml:space="preserve"> multi</w:t>
            </w:r>
          </w:p>
          <w:p w:rsidR="00B9165B" w:rsidRDefault="00B9165B" w:rsidP="00D509FA">
            <w:pPr>
              <w:ind w:right="34"/>
              <w:cnfStyle w:val="100000000000"/>
              <w:rPr>
                <w:rFonts w:ascii="Univers CE 45 Light" w:hAnsi="Univers CE 45 Light"/>
                <w:sz w:val="19"/>
                <w:szCs w:val="19"/>
              </w:rPr>
            </w:pPr>
            <w:r>
              <w:rPr>
                <w:rFonts w:ascii="Univers CE 45 Light" w:hAnsi="Univers CE 45 Light"/>
                <w:sz w:val="19"/>
                <w:szCs w:val="19"/>
              </w:rPr>
              <w:t>processors</w:t>
            </w:r>
          </w:p>
        </w:tc>
        <w:tc>
          <w:tcPr>
            <w:tcW w:w="1389" w:type="dxa"/>
          </w:tcPr>
          <w:p w:rsidR="00B9165B" w:rsidRDefault="00B9165B" w:rsidP="00B9165B">
            <w:pPr>
              <w:ind w:right="34"/>
              <w:cnfStyle w:val="100000000000"/>
              <w:rPr>
                <w:rFonts w:ascii="Univers CE 45 Light" w:hAnsi="Univers CE 45 Light"/>
                <w:sz w:val="19"/>
                <w:szCs w:val="19"/>
              </w:rPr>
            </w:pPr>
            <w:r>
              <w:rPr>
                <w:rFonts w:ascii="Univers CE 45 Light" w:hAnsi="Univers CE 45 Light"/>
                <w:sz w:val="19"/>
                <w:szCs w:val="19"/>
              </w:rPr>
              <w:t>Compute</w:t>
            </w:r>
          </w:p>
          <w:p w:rsidR="00B9165B" w:rsidRDefault="00B9165B" w:rsidP="00B9165B">
            <w:pPr>
              <w:ind w:right="34"/>
              <w:cnfStyle w:val="100000000000"/>
              <w:rPr>
                <w:rFonts w:ascii="Univers CE 45 Light" w:hAnsi="Univers CE 45 Light"/>
                <w:sz w:val="19"/>
                <w:szCs w:val="19"/>
              </w:rPr>
            </w:pPr>
            <w:r>
              <w:rPr>
                <w:rFonts w:ascii="Univers CE 45 Light" w:hAnsi="Univers CE 45 Light"/>
                <w:sz w:val="19"/>
                <w:szCs w:val="19"/>
              </w:rPr>
              <w:t>capability</w:t>
            </w:r>
          </w:p>
        </w:tc>
        <w:tc>
          <w:tcPr>
            <w:tcW w:w="1553" w:type="dxa"/>
          </w:tcPr>
          <w:p w:rsidR="00B9165B" w:rsidRDefault="00B9165B" w:rsidP="00F60A94">
            <w:pPr>
              <w:ind w:right="34"/>
              <w:cnfStyle w:val="100000000000"/>
              <w:rPr>
                <w:rFonts w:ascii="Univers CE 45 Light" w:hAnsi="Univers CE 45 Light"/>
                <w:sz w:val="19"/>
                <w:szCs w:val="19"/>
              </w:rPr>
            </w:pPr>
            <w:r>
              <w:rPr>
                <w:rFonts w:ascii="Univers CE 45 Light" w:hAnsi="Univers CE 45 Light"/>
                <w:sz w:val="19"/>
                <w:szCs w:val="19"/>
              </w:rPr>
              <w:t>Simple kernel</w:t>
            </w:r>
          </w:p>
        </w:tc>
        <w:tc>
          <w:tcPr>
            <w:tcW w:w="1839" w:type="dxa"/>
          </w:tcPr>
          <w:p w:rsidR="00B9165B" w:rsidRDefault="00B9165B" w:rsidP="0007561A">
            <w:pPr>
              <w:ind w:right="34"/>
              <w:cnfStyle w:val="100000000000"/>
              <w:rPr>
                <w:rFonts w:ascii="Univers CE 45 Light" w:hAnsi="Univers CE 45 Light"/>
                <w:sz w:val="19"/>
                <w:szCs w:val="19"/>
              </w:rPr>
            </w:pPr>
            <w:r>
              <w:rPr>
                <w:rFonts w:ascii="Univers CE 45 Light" w:hAnsi="Univers CE 45 Light"/>
                <w:sz w:val="19"/>
                <w:szCs w:val="19"/>
              </w:rPr>
              <w:t>Kernel with</w:t>
            </w:r>
          </w:p>
          <w:p w:rsidR="00B9165B" w:rsidRDefault="00B9165B" w:rsidP="0007561A">
            <w:pPr>
              <w:ind w:right="34"/>
              <w:cnfStyle w:val="100000000000"/>
              <w:rPr>
                <w:rFonts w:ascii="Univers CE 45 Light" w:hAnsi="Univers CE 45 Light"/>
                <w:sz w:val="19"/>
                <w:szCs w:val="19"/>
              </w:rPr>
            </w:pPr>
            <w:r>
              <w:rPr>
                <w:rFonts w:ascii="Univers CE 45 Light" w:hAnsi="Univers CE 45 Light"/>
                <w:sz w:val="19"/>
                <w:szCs w:val="19"/>
              </w:rPr>
              <w:t>function pointers</w:t>
            </w:r>
          </w:p>
        </w:tc>
        <w:tc>
          <w:tcPr>
            <w:tcW w:w="1268" w:type="dxa"/>
          </w:tcPr>
          <w:p w:rsidR="00B9165B" w:rsidRDefault="00B9165B" w:rsidP="0007561A">
            <w:pPr>
              <w:ind w:right="34"/>
              <w:cnfStyle w:val="100000000000"/>
              <w:rPr>
                <w:rFonts w:ascii="Univers CE 45 Light" w:hAnsi="Univers CE 45 Light"/>
                <w:sz w:val="19"/>
                <w:szCs w:val="19"/>
              </w:rPr>
            </w:pPr>
            <w:r>
              <w:rPr>
                <w:rFonts w:ascii="Univers CE 45 Light" w:hAnsi="Univers CE 45 Light"/>
                <w:sz w:val="19"/>
                <w:szCs w:val="19"/>
              </w:rPr>
              <w:t>Overhead</w:t>
            </w:r>
          </w:p>
        </w:tc>
      </w:tr>
      <w:tr w:rsidR="000C5639" w:rsidTr="00B9165B">
        <w:trPr>
          <w:cnfStyle w:val="000000100000"/>
        </w:trPr>
        <w:tc>
          <w:tcPr>
            <w:cnfStyle w:val="001000000000"/>
            <w:tcW w:w="2535"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t>GeForce GTX 670</w:t>
            </w:r>
          </w:p>
          <w:p w:rsidR="000C5639" w:rsidRDefault="000C5639" w:rsidP="00C73280">
            <w:pPr>
              <w:ind w:right="34"/>
              <w:rPr>
                <w:rFonts w:ascii="Univers CE 45 Light" w:hAnsi="Univers CE 45 Light"/>
                <w:sz w:val="19"/>
                <w:szCs w:val="19"/>
              </w:rPr>
            </w:pPr>
            <w:r>
              <w:rPr>
                <w:rFonts w:ascii="Univers CE 45 Light" w:hAnsi="Univers CE 45 Light"/>
                <w:sz w:val="19"/>
                <w:szCs w:val="19"/>
              </w:rPr>
              <w:t>(2GB)</w:t>
            </w:r>
          </w:p>
        </w:tc>
        <w:tc>
          <w:tcPr>
            <w:tcW w:w="1370" w:type="dxa"/>
          </w:tcPr>
          <w:p w:rsidR="000C5639" w:rsidRPr="00895C06" w:rsidRDefault="00303017" w:rsidP="00F60A94">
            <w:pPr>
              <w:ind w:right="34"/>
              <w:cnfStyle w:val="000000100000"/>
              <w:rPr>
                <w:rFonts w:ascii="Univers CE 45 Light" w:hAnsi="Univers CE 45 Light"/>
                <w:sz w:val="19"/>
                <w:szCs w:val="19"/>
              </w:rPr>
            </w:pPr>
            <w:r>
              <w:rPr>
                <w:rFonts w:ascii="Univers CE 45 Light" w:hAnsi="Univers CE 45 Light"/>
                <w:sz w:val="19"/>
                <w:szCs w:val="19"/>
              </w:rPr>
              <w:t>7</w:t>
            </w:r>
          </w:p>
        </w:tc>
        <w:tc>
          <w:tcPr>
            <w:tcW w:w="1389" w:type="dxa"/>
          </w:tcPr>
          <w:p w:rsidR="000C5639" w:rsidRPr="00895C06" w:rsidRDefault="000C5639" w:rsidP="00F60A94">
            <w:pPr>
              <w:ind w:right="34"/>
              <w:cnfStyle w:val="000000100000"/>
              <w:rPr>
                <w:rFonts w:ascii="Univers CE 45 Light" w:hAnsi="Univers CE 45 Light"/>
                <w:sz w:val="19"/>
                <w:szCs w:val="19"/>
              </w:rPr>
            </w:pPr>
            <w:r>
              <w:rPr>
                <w:rFonts w:ascii="Univers CE 45 Light" w:hAnsi="Univers CE 45 Light"/>
                <w:sz w:val="19"/>
                <w:szCs w:val="19"/>
              </w:rPr>
              <w:t>3.0</w:t>
            </w:r>
          </w:p>
        </w:tc>
        <w:tc>
          <w:tcPr>
            <w:tcW w:w="1553" w:type="dxa"/>
          </w:tcPr>
          <w:p w:rsidR="000C5639" w:rsidRPr="00895C06" w:rsidRDefault="000C5639" w:rsidP="00F60A94">
            <w:pPr>
              <w:ind w:right="34"/>
              <w:cnfStyle w:val="000000100000"/>
              <w:rPr>
                <w:rFonts w:ascii="Univers CE 45 Light" w:hAnsi="Univers CE 45 Light"/>
                <w:sz w:val="19"/>
                <w:szCs w:val="19"/>
              </w:rPr>
            </w:pPr>
            <w:r w:rsidRPr="00895C06">
              <w:rPr>
                <w:rFonts w:ascii="Univers CE 45 Light" w:hAnsi="Univers CE 45 Light"/>
                <w:sz w:val="19"/>
                <w:szCs w:val="19"/>
              </w:rPr>
              <w:t>0.128996 ms</w:t>
            </w:r>
          </w:p>
        </w:tc>
        <w:tc>
          <w:tcPr>
            <w:tcW w:w="1839" w:type="dxa"/>
          </w:tcPr>
          <w:p w:rsidR="000C5639" w:rsidRPr="00895C06" w:rsidRDefault="000C5639" w:rsidP="00F60A94">
            <w:pPr>
              <w:ind w:right="34"/>
              <w:cnfStyle w:val="000000100000"/>
              <w:rPr>
                <w:rFonts w:ascii="Univers CE 45 Light" w:hAnsi="Univers CE 45 Light"/>
                <w:sz w:val="19"/>
                <w:szCs w:val="19"/>
              </w:rPr>
            </w:pPr>
            <w:r w:rsidRPr="00895C06">
              <w:rPr>
                <w:rFonts w:ascii="Univers CE 45 Light" w:hAnsi="Univers CE 45 Light"/>
                <w:sz w:val="19"/>
                <w:szCs w:val="19"/>
              </w:rPr>
              <w:t>0.220588 ms</w:t>
            </w:r>
          </w:p>
        </w:tc>
        <w:tc>
          <w:tcPr>
            <w:tcW w:w="1268" w:type="dxa"/>
          </w:tcPr>
          <w:p w:rsidR="000C5639" w:rsidRPr="00895C06" w:rsidRDefault="000C5639" w:rsidP="00F60A94">
            <w:pPr>
              <w:ind w:right="34"/>
              <w:cnfStyle w:val="000000100000"/>
              <w:rPr>
                <w:rFonts w:ascii="Univers CE 45 Light" w:hAnsi="Univers CE 45 Light"/>
                <w:sz w:val="19"/>
                <w:szCs w:val="19"/>
              </w:rPr>
            </w:pPr>
            <w:r w:rsidRPr="00895C06">
              <w:rPr>
                <w:rFonts w:ascii="Univers CE 45 Light" w:hAnsi="Univers CE 45 Light"/>
                <w:sz w:val="19"/>
                <w:szCs w:val="19"/>
              </w:rPr>
              <w:t>71.00 %</w:t>
            </w:r>
          </w:p>
        </w:tc>
      </w:tr>
      <w:tr w:rsidR="000C5639" w:rsidTr="00B9165B">
        <w:tc>
          <w:tcPr>
            <w:cnfStyle w:val="001000000000"/>
            <w:tcW w:w="2535"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t>GeForce GTX 570</w:t>
            </w:r>
          </w:p>
          <w:p w:rsidR="000C5639" w:rsidRDefault="000C5639" w:rsidP="00C73280">
            <w:pPr>
              <w:ind w:right="34"/>
              <w:rPr>
                <w:rFonts w:ascii="Univers CE 45 Light" w:hAnsi="Univers CE 45 Light"/>
                <w:sz w:val="19"/>
                <w:szCs w:val="19"/>
              </w:rPr>
            </w:pPr>
            <w:r>
              <w:rPr>
                <w:rFonts w:ascii="Univers CE 45 Light" w:hAnsi="Univers CE 45 Light"/>
                <w:sz w:val="19"/>
                <w:szCs w:val="19"/>
              </w:rPr>
              <w:t>(1.25 GB)</w:t>
            </w:r>
          </w:p>
        </w:tc>
        <w:tc>
          <w:tcPr>
            <w:tcW w:w="1370" w:type="dxa"/>
          </w:tcPr>
          <w:p w:rsidR="000C5639" w:rsidRDefault="000C5639" w:rsidP="00F60A94">
            <w:pPr>
              <w:ind w:right="34"/>
              <w:cnfStyle w:val="000000000000"/>
              <w:rPr>
                <w:rFonts w:ascii="Univers CE 45 Light" w:hAnsi="Univers CE 45 Light"/>
                <w:sz w:val="19"/>
                <w:szCs w:val="19"/>
              </w:rPr>
            </w:pPr>
            <w:r>
              <w:rPr>
                <w:rFonts w:ascii="Univers CE 45 Light" w:hAnsi="Univers CE 45 Light"/>
                <w:sz w:val="19"/>
                <w:szCs w:val="19"/>
              </w:rPr>
              <w:t>15</w:t>
            </w:r>
          </w:p>
        </w:tc>
        <w:tc>
          <w:tcPr>
            <w:tcW w:w="1389" w:type="dxa"/>
          </w:tcPr>
          <w:p w:rsidR="000C5639" w:rsidRDefault="000C5639" w:rsidP="00F60A94">
            <w:pPr>
              <w:ind w:right="34"/>
              <w:cnfStyle w:val="000000000000"/>
              <w:rPr>
                <w:rFonts w:ascii="Univers CE 45 Light" w:hAnsi="Univers CE 45 Light"/>
                <w:sz w:val="19"/>
                <w:szCs w:val="19"/>
              </w:rPr>
            </w:pPr>
            <w:r>
              <w:rPr>
                <w:rFonts w:ascii="Univers CE 45 Light" w:hAnsi="Univers CE 45 Light"/>
                <w:sz w:val="19"/>
                <w:szCs w:val="19"/>
              </w:rPr>
              <w:t>2.0</w:t>
            </w:r>
          </w:p>
        </w:tc>
        <w:tc>
          <w:tcPr>
            <w:tcW w:w="1553" w:type="dxa"/>
          </w:tcPr>
          <w:p w:rsidR="000C5639" w:rsidRDefault="000C5639" w:rsidP="00F60A94">
            <w:pPr>
              <w:ind w:right="34"/>
              <w:cnfStyle w:val="000000000000"/>
              <w:rPr>
                <w:rFonts w:ascii="Univers CE 45 Light" w:hAnsi="Univers CE 45 Light"/>
                <w:sz w:val="19"/>
                <w:szCs w:val="19"/>
              </w:rPr>
            </w:pPr>
            <w:r>
              <w:rPr>
                <w:rFonts w:ascii="Univers CE 45 Light" w:hAnsi="Univers CE 45 Light"/>
                <w:sz w:val="19"/>
                <w:szCs w:val="19"/>
              </w:rPr>
              <w:t>0.170374 ms</w:t>
            </w:r>
          </w:p>
        </w:tc>
        <w:tc>
          <w:tcPr>
            <w:tcW w:w="1839" w:type="dxa"/>
          </w:tcPr>
          <w:p w:rsidR="000C5639" w:rsidRDefault="000C5639" w:rsidP="00F60A94">
            <w:pPr>
              <w:ind w:right="34"/>
              <w:cnfStyle w:val="000000000000"/>
              <w:rPr>
                <w:rFonts w:ascii="Univers CE 45 Light" w:hAnsi="Univers CE 45 Light"/>
                <w:sz w:val="19"/>
                <w:szCs w:val="19"/>
              </w:rPr>
            </w:pPr>
            <w:r>
              <w:rPr>
                <w:rFonts w:ascii="Univers CE 45 Light" w:hAnsi="Univers CE 45 Light"/>
                <w:sz w:val="19"/>
                <w:szCs w:val="19"/>
              </w:rPr>
              <w:t>0.26454 ms</w:t>
            </w:r>
          </w:p>
        </w:tc>
        <w:tc>
          <w:tcPr>
            <w:tcW w:w="1268" w:type="dxa"/>
          </w:tcPr>
          <w:p w:rsidR="000C5639" w:rsidRDefault="000C5639" w:rsidP="00F60A94">
            <w:pPr>
              <w:ind w:right="34"/>
              <w:cnfStyle w:val="000000000000"/>
              <w:rPr>
                <w:rFonts w:ascii="Univers CE 45 Light" w:hAnsi="Univers CE 45 Light"/>
                <w:sz w:val="19"/>
                <w:szCs w:val="19"/>
              </w:rPr>
            </w:pPr>
            <w:r>
              <w:rPr>
                <w:rFonts w:ascii="Univers CE 45 Light" w:hAnsi="Univers CE 45 Light"/>
                <w:sz w:val="19"/>
                <w:szCs w:val="19"/>
              </w:rPr>
              <w:t>55.27 %</w:t>
            </w:r>
          </w:p>
        </w:tc>
      </w:tr>
      <w:tr w:rsidR="000C5639" w:rsidTr="00B9165B">
        <w:trPr>
          <w:cnfStyle w:val="000000100000"/>
        </w:trPr>
        <w:tc>
          <w:tcPr>
            <w:cnfStyle w:val="001000000000"/>
            <w:tcW w:w="2535"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t>GeForce GT 540M</w:t>
            </w:r>
          </w:p>
          <w:p w:rsidR="000C5639" w:rsidRDefault="000C5639" w:rsidP="00C73280">
            <w:pPr>
              <w:ind w:right="34"/>
              <w:rPr>
                <w:rFonts w:ascii="Univers CE 45 Light" w:hAnsi="Univers CE 45 Light"/>
                <w:sz w:val="19"/>
                <w:szCs w:val="19"/>
              </w:rPr>
            </w:pPr>
            <w:r>
              <w:rPr>
                <w:rFonts w:ascii="Univers CE 45 Light" w:hAnsi="Univers CE 45 Light"/>
                <w:sz w:val="19"/>
                <w:szCs w:val="19"/>
              </w:rPr>
              <w:t>(1 GB) - laptop</w:t>
            </w:r>
          </w:p>
        </w:tc>
        <w:tc>
          <w:tcPr>
            <w:tcW w:w="1370" w:type="dxa"/>
          </w:tcPr>
          <w:p w:rsidR="000C5639" w:rsidRDefault="000C5639" w:rsidP="00F60A94">
            <w:pPr>
              <w:ind w:right="34"/>
              <w:cnfStyle w:val="000000100000"/>
              <w:rPr>
                <w:rFonts w:ascii="Univers CE 45 Light" w:hAnsi="Univers CE 45 Light"/>
                <w:sz w:val="19"/>
                <w:szCs w:val="19"/>
              </w:rPr>
            </w:pPr>
            <w:r>
              <w:rPr>
                <w:rFonts w:ascii="Univers CE 45 Light" w:hAnsi="Univers CE 45 Light"/>
                <w:sz w:val="19"/>
                <w:szCs w:val="19"/>
              </w:rPr>
              <w:t>2</w:t>
            </w:r>
          </w:p>
        </w:tc>
        <w:tc>
          <w:tcPr>
            <w:tcW w:w="1389" w:type="dxa"/>
          </w:tcPr>
          <w:p w:rsidR="000C5639" w:rsidRDefault="000C5639" w:rsidP="00F60A94">
            <w:pPr>
              <w:ind w:right="34"/>
              <w:cnfStyle w:val="000000100000"/>
              <w:rPr>
                <w:rFonts w:ascii="Univers CE 45 Light" w:hAnsi="Univers CE 45 Light"/>
                <w:sz w:val="19"/>
                <w:szCs w:val="19"/>
              </w:rPr>
            </w:pPr>
            <w:r>
              <w:rPr>
                <w:rFonts w:ascii="Univers CE 45 Light" w:hAnsi="Univers CE 45 Light"/>
                <w:sz w:val="19"/>
                <w:szCs w:val="19"/>
              </w:rPr>
              <w:t>2.1</w:t>
            </w:r>
          </w:p>
        </w:tc>
        <w:tc>
          <w:tcPr>
            <w:tcW w:w="1553" w:type="dxa"/>
          </w:tcPr>
          <w:p w:rsidR="000C5639" w:rsidRDefault="000C5639" w:rsidP="00F60A94">
            <w:pPr>
              <w:ind w:right="34"/>
              <w:cnfStyle w:val="000000100000"/>
              <w:rPr>
                <w:rFonts w:ascii="Univers CE 45 Light" w:hAnsi="Univers CE 45 Light"/>
                <w:sz w:val="19"/>
                <w:szCs w:val="19"/>
              </w:rPr>
            </w:pPr>
            <w:r>
              <w:rPr>
                <w:rFonts w:ascii="Univers CE 45 Light" w:hAnsi="Univers CE 45 Light"/>
                <w:sz w:val="19"/>
                <w:szCs w:val="19"/>
              </w:rPr>
              <w:t>1.09315 ms</w:t>
            </w:r>
          </w:p>
        </w:tc>
        <w:tc>
          <w:tcPr>
            <w:tcW w:w="1839" w:type="dxa"/>
          </w:tcPr>
          <w:p w:rsidR="000C5639" w:rsidRDefault="000C5639" w:rsidP="00F60A94">
            <w:pPr>
              <w:ind w:right="34"/>
              <w:cnfStyle w:val="000000100000"/>
              <w:rPr>
                <w:rFonts w:ascii="Univers CE 45 Light" w:hAnsi="Univers CE 45 Light"/>
                <w:sz w:val="19"/>
                <w:szCs w:val="19"/>
              </w:rPr>
            </w:pPr>
            <w:r>
              <w:rPr>
                <w:rFonts w:ascii="Univers CE 45 Light" w:hAnsi="Univers CE 45 Light"/>
                <w:sz w:val="19"/>
                <w:szCs w:val="19"/>
              </w:rPr>
              <w:t>1.80992 ms</w:t>
            </w:r>
          </w:p>
        </w:tc>
        <w:tc>
          <w:tcPr>
            <w:tcW w:w="1268" w:type="dxa"/>
          </w:tcPr>
          <w:p w:rsidR="000C5639" w:rsidRDefault="000C5639" w:rsidP="00F60A94">
            <w:pPr>
              <w:ind w:right="34"/>
              <w:cnfStyle w:val="000000100000"/>
              <w:rPr>
                <w:rFonts w:ascii="Univers CE 45 Light" w:hAnsi="Univers CE 45 Light"/>
                <w:sz w:val="19"/>
                <w:szCs w:val="19"/>
              </w:rPr>
            </w:pPr>
            <w:r>
              <w:rPr>
                <w:rFonts w:ascii="Univers CE 45 Light" w:hAnsi="Univers CE 45 Light"/>
                <w:sz w:val="19"/>
                <w:szCs w:val="19"/>
              </w:rPr>
              <w:t>65.57 %</w:t>
            </w:r>
          </w:p>
        </w:tc>
      </w:tr>
    </w:tbl>
    <w:p w:rsidR="00026464" w:rsidRDefault="00026464" w:rsidP="00E37548">
      <w:pPr>
        <w:ind w:left="709" w:right="34"/>
        <w:rPr>
          <w:rFonts w:ascii="Univers CE 45 Light" w:hAnsi="Univers CE 45 Light"/>
          <w:sz w:val="19"/>
          <w:szCs w:val="19"/>
        </w:rPr>
      </w:pPr>
    </w:p>
    <w:p w:rsidR="00B90477" w:rsidRDefault="00B90477" w:rsidP="00B90477">
      <w:pPr>
        <w:pStyle w:val="Titre2"/>
        <w:numPr>
          <w:ilvl w:val="0"/>
          <w:numId w:val="30"/>
        </w:numPr>
      </w:pPr>
      <w:bookmarkStart w:id="14" w:name="_Toc377412711"/>
      <w:r>
        <w:t>Other</w:t>
      </w:r>
      <w:bookmarkEnd w:id="14"/>
    </w:p>
    <w:p w:rsidR="00B90477" w:rsidRPr="00B90477" w:rsidRDefault="00B90477" w:rsidP="00B90477"/>
    <w:p w:rsidR="00A0470B" w:rsidRPr="00201986" w:rsidRDefault="00A0470B" w:rsidP="00E37548">
      <w:pPr>
        <w:ind w:left="709" w:right="34"/>
        <w:rPr>
          <w:rFonts w:ascii="Univers CE 45 Light" w:hAnsi="Univers CE 45 Light"/>
          <w:sz w:val="19"/>
          <w:szCs w:val="19"/>
          <w:lang w:val="fr-FR"/>
        </w:rPr>
      </w:pPr>
      <w:r w:rsidRPr="00201986">
        <w:rPr>
          <w:rFonts w:ascii="Univers CE 45 Light" w:hAnsi="Univers CE 45 Light"/>
          <w:sz w:val="19"/>
          <w:szCs w:val="19"/>
          <w:lang w:val="fr-FR"/>
        </w:rPr>
        <w:t>Note : “</w:t>
      </w:r>
      <w:proofErr w:type="spellStart"/>
      <w:r w:rsidRPr="00201986">
        <w:rPr>
          <w:rFonts w:ascii="Univers CE 45 Light" w:hAnsi="Univers CE 45 Light"/>
          <w:sz w:val="19"/>
          <w:szCs w:val="19"/>
          <w:lang w:val="fr-FR"/>
        </w:rPr>
        <w:t>strange</w:t>
      </w:r>
      <w:proofErr w:type="spellEnd"/>
      <w:r w:rsidRPr="00201986">
        <w:rPr>
          <w:rFonts w:ascii="Univers CE 45 Light" w:hAnsi="Univers CE 45 Light"/>
          <w:sz w:val="19"/>
          <w:szCs w:val="19"/>
          <w:lang w:val="fr-FR"/>
        </w:rPr>
        <w:t xml:space="preserve"> </w:t>
      </w:r>
      <w:proofErr w:type="spellStart"/>
      <w:r w:rsidRPr="00201986">
        <w:rPr>
          <w:rFonts w:ascii="Univers CE 45 Light" w:hAnsi="Univers CE 45 Light"/>
          <w:sz w:val="19"/>
          <w:szCs w:val="19"/>
          <w:lang w:val="fr-FR"/>
        </w:rPr>
        <w:t>behavior</w:t>
      </w:r>
      <w:proofErr w:type="spellEnd"/>
      <w:r w:rsidRPr="00201986">
        <w:rPr>
          <w:rFonts w:ascii="Univers CE 45 Light" w:hAnsi="Univers CE 45 Light"/>
          <w:sz w:val="19"/>
          <w:szCs w:val="19"/>
          <w:lang w:val="fr-FR"/>
        </w:rPr>
        <w:t>”</w:t>
      </w:r>
      <w:r w:rsidR="00F43F12" w:rsidRPr="00201986">
        <w:rPr>
          <w:rFonts w:ascii="Univers CE 45 Light" w:hAnsi="Univers CE 45 Light"/>
          <w:sz w:val="19"/>
          <w:szCs w:val="19"/>
          <w:lang w:val="fr-FR"/>
        </w:rPr>
        <w:t>- A ne pas prendre en compte pour l’instant…</w:t>
      </w:r>
    </w:p>
    <w:p w:rsidR="00A0470B" w:rsidRDefault="00A0470B" w:rsidP="00E37548">
      <w:pPr>
        <w:ind w:left="709" w:right="34"/>
        <w:rPr>
          <w:rFonts w:ascii="Univers CE 45 Light" w:hAnsi="Univers CE 45 Light"/>
          <w:sz w:val="19"/>
          <w:szCs w:val="19"/>
        </w:rPr>
      </w:pPr>
      <w:r>
        <w:rPr>
          <w:rFonts w:ascii="Univers CE 45 Light" w:hAnsi="Univers CE 45 Light"/>
          <w:sz w:val="19"/>
          <w:szCs w:val="19"/>
        </w:rPr>
        <w:t xml:space="preserve">When compiling the source code with only one function pointer, code seems to be </w:t>
      </w:r>
      <w:proofErr w:type="gramStart"/>
      <w:r>
        <w:rPr>
          <w:rFonts w:ascii="Univers CE 45 Light" w:hAnsi="Univers CE 45 Light"/>
          <w:sz w:val="19"/>
          <w:szCs w:val="19"/>
        </w:rPr>
        <w:t>faster ?</w:t>
      </w:r>
      <w:proofErr w:type="gramEnd"/>
      <w:r>
        <w:rPr>
          <w:rFonts w:ascii="Univers CE 45 Light" w:hAnsi="Univers CE 45 Light"/>
          <w:sz w:val="19"/>
          <w:szCs w:val="19"/>
        </w:rPr>
        <w:t xml:space="preserve"> I need to investigate that, and redo the test. </w:t>
      </w:r>
      <w:r w:rsidR="002D7BE0">
        <w:rPr>
          <w:rFonts w:ascii="Univers CE 45 Light" w:hAnsi="Univers CE 45 Light"/>
          <w:sz w:val="19"/>
          <w:szCs w:val="19"/>
        </w:rPr>
        <w:t xml:space="preserve">Don’t take that into account for the moment. </w:t>
      </w:r>
      <w:r>
        <w:rPr>
          <w:rFonts w:ascii="Univers CE 45 Light" w:hAnsi="Univers CE 45 Light"/>
          <w:sz w:val="19"/>
          <w:szCs w:val="19"/>
        </w:rPr>
        <w:t xml:space="preserve">Here was the </w:t>
      </w:r>
      <w:proofErr w:type="gramStart"/>
      <w:r>
        <w:rPr>
          <w:rFonts w:ascii="Univers CE 45 Light" w:hAnsi="Univers CE 45 Light"/>
          <w:sz w:val="19"/>
          <w:szCs w:val="19"/>
        </w:rPr>
        <w:t>result :</w:t>
      </w:r>
      <w:proofErr w:type="gramEnd"/>
    </w:p>
    <w:tbl>
      <w:tblPr>
        <w:tblStyle w:val="Grillemoyenne3-Accent5"/>
        <w:tblW w:w="0" w:type="auto"/>
        <w:tblInd w:w="609" w:type="dxa"/>
        <w:tblLook w:val="04A0"/>
      </w:tblPr>
      <w:tblGrid>
        <w:gridCol w:w="2623"/>
        <w:gridCol w:w="2515"/>
        <w:gridCol w:w="2272"/>
        <w:gridCol w:w="2544"/>
      </w:tblGrid>
      <w:tr w:rsidR="00A0470B" w:rsidTr="000079E6">
        <w:trPr>
          <w:cnfStyle w:val="100000000000"/>
        </w:trPr>
        <w:tc>
          <w:tcPr>
            <w:cnfStyle w:val="001000000000"/>
            <w:tcW w:w="2623" w:type="dxa"/>
          </w:tcPr>
          <w:p w:rsidR="00A0470B" w:rsidRDefault="00A0470B" w:rsidP="000079E6">
            <w:pPr>
              <w:ind w:right="34"/>
              <w:rPr>
                <w:rFonts w:ascii="Univers CE 45 Light" w:hAnsi="Univers CE 45 Light"/>
                <w:sz w:val="19"/>
                <w:szCs w:val="19"/>
              </w:rPr>
            </w:pPr>
            <w:r>
              <w:rPr>
                <w:rFonts w:ascii="Univers CE 45 Light" w:hAnsi="Univers CE 45 Light"/>
                <w:sz w:val="19"/>
                <w:szCs w:val="19"/>
              </w:rPr>
              <w:t>Hardware</w:t>
            </w:r>
          </w:p>
        </w:tc>
        <w:tc>
          <w:tcPr>
            <w:tcW w:w="2515" w:type="dxa"/>
          </w:tcPr>
          <w:p w:rsidR="00A0470B" w:rsidRDefault="00A0470B" w:rsidP="000079E6">
            <w:pPr>
              <w:ind w:right="34"/>
              <w:cnfStyle w:val="100000000000"/>
              <w:rPr>
                <w:rFonts w:ascii="Univers CE 45 Light" w:hAnsi="Univers CE 45 Light"/>
                <w:sz w:val="19"/>
                <w:szCs w:val="19"/>
              </w:rPr>
            </w:pPr>
            <w:r>
              <w:rPr>
                <w:rFonts w:ascii="Univers CE 45 Light" w:hAnsi="Univers CE 45 Light"/>
                <w:sz w:val="19"/>
                <w:szCs w:val="19"/>
              </w:rPr>
              <w:t>Simple kernel</w:t>
            </w:r>
          </w:p>
        </w:tc>
        <w:tc>
          <w:tcPr>
            <w:tcW w:w="2272" w:type="dxa"/>
          </w:tcPr>
          <w:p w:rsidR="00A0470B" w:rsidRDefault="00A0470B" w:rsidP="000079E6">
            <w:pPr>
              <w:ind w:right="34"/>
              <w:cnfStyle w:val="100000000000"/>
              <w:rPr>
                <w:rFonts w:ascii="Univers CE 45 Light" w:hAnsi="Univers CE 45 Light"/>
                <w:sz w:val="19"/>
                <w:szCs w:val="19"/>
              </w:rPr>
            </w:pPr>
            <w:r>
              <w:rPr>
                <w:rFonts w:ascii="Univers CE 45 Light" w:hAnsi="Univers CE 45 Light"/>
                <w:sz w:val="19"/>
                <w:szCs w:val="19"/>
              </w:rPr>
              <w:t>Kernel with function pointer</w:t>
            </w:r>
          </w:p>
        </w:tc>
        <w:tc>
          <w:tcPr>
            <w:tcW w:w="2544" w:type="dxa"/>
          </w:tcPr>
          <w:p w:rsidR="00A0470B" w:rsidRDefault="00A0470B" w:rsidP="000079E6">
            <w:pPr>
              <w:ind w:right="34"/>
              <w:cnfStyle w:val="100000000000"/>
              <w:rPr>
                <w:rFonts w:ascii="Univers CE 45 Light" w:hAnsi="Univers CE 45 Light"/>
                <w:sz w:val="19"/>
                <w:szCs w:val="19"/>
              </w:rPr>
            </w:pPr>
            <w:r>
              <w:rPr>
                <w:rFonts w:ascii="Univers CE 45 Light" w:hAnsi="Univers CE 45 Light"/>
                <w:sz w:val="19"/>
                <w:szCs w:val="19"/>
              </w:rPr>
              <w:t>Overhead</w:t>
            </w:r>
          </w:p>
        </w:tc>
      </w:tr>
      <w:tr w:rsidR="00A0470B" w:rsidTr="000079E6">
        <w:trPr>
          <w:cnfStyle w:val="000000100000"/>
        </w:trPr>
        <w:tc>
          <w:tcPr>
            <w:cnfStyle w:val="001000000000"/>
            <w:tcW w:w="2623" w:type="dxa"/>
          </w:tcPr>
          <w:p w:rsidR="00A0470B" w:rsidRDefault="00A0470B" w:rsidP="000079E6">
            <w:pPr>
              <w:ind w:right="34"/>
              <w:rPr>
                <w:rFonts w:ascii="Univers CE 45 Light" w:hAnsi="Univers CE 45 Light"/>
                <w:sz w:val="19"/>
                <w:szCs w:val="19"/>
              </w:rPr>
            </w:pPr>
            <w:r>
              <w:rPr>
                <w:rFonts w:ascii="Univers CE 45 Light" w:hAnsi="Univers CE 45 Light"/>
                <w:sz w:val="19"/>
                <w:szCs w:val="19"/>
              </w:rPr>
              <w:t>GeForce 670 / 2GB</w:t>
            </w:r>
          </w:p>
        </w:tc>
        <w:tc>
          <w:tcPr>
            <w:tcW w:w="2515" w:type="dxa"/>
          </w:tcPr>
          <w:p w:rsidR="00A0470B" w:rsidRDefault="00A0470B" w:rsidP="000079E6">
            <w:pPr>
              <w:ind w:right="34"/>
              <w:cnfStyle w:val="000000100000"/>
              <w:rPr>
                <w:rFonts w:ascii="Univers CE 45 Light" w:hAnsi="Univers CE 45 Light"/>
                <w:sz w:val="19"/>
                <w:szCs w:val="19"/>
              </w:rPr>
            </w:pPr>
            <w:r>
              <w:rPr>
                <w:rFonts w:ascii="Univers CE 45 Light" w:hAnsi="Univers CE 45 Light"/>
                <w:sz w:val="19"/>
                <w:szCs w:val="19"/>
              </w:rPr>
              <w:t>0.31… ms</w:t>
            </w:r>
          </w:p>
        </w:tc>
        <w:tc>
          <w:tcPr>
            <w:tcW w:w="2272" w:type="dxa"/>
          </w:tcPr>
          <w:p w:rsidR="00A0470B" w:rsidRDefault="00A0470B" w:rsidP="000079E6">
            <w:pPr>
              <w:ind w:right="34"/>
              <w:cnfStyle w:val="000000100000"/>
              <w:rPr>
                <w:rFonts w:ascii="Univers CE 45 Light" w:hAnsi="Univers CE 45 Light"/>
                <w:sz w:val="19"/>
                <w:szCs w:val="19"/>
              </w:rPr>
            </w:pPr>
            <w:r>
              <w:rPr>
                <w:rFonts w:ascii="Univers CE 45 Light" w:hAnsi="Univers CE 45 Light"/>
                <w:sz w:val="19"/>
                <w:szCs w:val="19"/>
              </w:rPr>
              <w:t>0.33… ms</w:t>
            </w:r>
          </w:p>
        </w:tc>
        <w:tc>
          <w:tcPr>
            <w:tcW w:w="2544" w:type="dxa"/>
          </w:tcPr>
          <w:p w:rsidR="00A0470B" w:rsidRDefault="00A0470B" w:rsidP="000079E6">
            <w:pPr>
              <w:ind w:right="34"/>
              <w:cnfStyle w:val="000000100000"/>
              <w:rPr>
                <w:rFonts w:ascii="Univers CE 45 Light" w:hAnsi="Univers CE 45 Light"/>
                <w:sz w:val="19"/>
                <w:szCs w:val="19"/>
              </w:rPr>
            </w:pPr>
          </w:p>
        </w:tc>
      </w:tr>
      <w:tr w:rsidR="00A0470B" w:rsidTr="000079E6">
        <w:tc>
          <w:tcPr>
            <w:cnfStyle w:val="001000000000"/>
            <w:tcW w:w="2623" w:type="dxa"/>
          </w:tcPr>
          <w:p w:rsidR="00A0470B" w:rsidRDefault="00A0470B" w:rsidP="000079E6">
            <w:pPr>
              <w:ind w:right="34"/>
              <w:rPr>
                <w:rFonts w:ascii="Univers CE 45 Light" w:hAnsi="Univers CE 45 Light"/>
                <w:sz w:val="19"/>
                <w:szCs w:val="19"/>
              </w:rPr>
            </w:pPr>
            <w:proofErr w:type="spellStart"/>
            <w:r>
              <w:rPr>
                <w:rFonts w:ascii="Univers CE 45 Light" w:hAnsi="Univers CE 45 Light"/>
                <w:sz w:val="19"/>
                <w:szCs w:val="19"/>
              </w:rPr>
              <w:t>Geforce</w:t>
            </w:r>
            <w:proofErr w:type="spellEnd"/>
            <w:r>
              <w:rPr>
                <w:rFonts w:ascii="Univers CE 45 Light" w:hAnsi="Univers CE 45 Light"/>
                <w:sz w:val="19"/>
                <w:szCs w:val="19"/>
              </w:rPr>
              <w:t xml:space="preserve"> GTX 570</w:t>
            </w:r>
          </w:p>
        </w:tc>
        <w:tc>
          <w:tcPr>
            <w:tcW w:w="2515" w:type="dxa"/>
          </w:tcPr>
          <w:p w:rsidR="00A0470B" w:rsidRDefault="00A0470B" w:rsidP="000079E6">
            <w:pPr>
              <w:ind w:right="34"/>
              <w:cnfStyle w:val="000000000000"/>
              <w:rPr>
                <w:rFonts w:ascii="Univers CE 45 Light" w:hAnsi="Univers CE 45 Light"/>
                <w:sz w:val="19"/>
                <w:szCs w:val="19"/>
              </w:rPr>
            </w:pPr>
          </w:p>
        </w:tc>
        <w:tc>
          <w:tcPr>
            <w:tcW w:w="2272" w:type="dxa"/>
          </w:tcPr>
          <w:p w:rsidR="00A0470B" w:rsidRDefault="00A0470B" w:rsidP="000079E6">
            <w:pPr>
              <w:ind w:right="34"/>
              <w:cnfStyle w:val="000000000000"/>
              <w:rPr>
                <w:rFonts w:ascii="Univers CE 45 Light" w:hAnsi="Univers CE 45 Light"/>
                <w:sz w:val="19"/>
                <w:szCs w:val="19"/>
              </w:rPr>
            </w:pPr>
          </w:p>
        </w:tc>
        <w:tc>
          <w:tcPr>
            <w:tcW w:w="2544" w:type="dxa"/>
          </w:tcPr>
          <w:p w:rsidR="00A0470B" w:rsidRDefault="00A0470B" w:rsidP="000079E6">
            <w:pPr>
              <w:ind w:right="34"/>
              <w:cnfStyle w:val="000000000000"/>
              <w:rPr>
                <w:rFonts w:ascii="Univers CE 45 Light" w:hAnsi="Univers CE 45 Light"/>
                <w:sz w:val="19"/>
                <w:szCs w:val="19"/>
              </w:rPr>
            </w:pPr>
          </w:p>
        </w:tc>
      </w:tr>
      <w:tr w:rsidR="00A0470B" w:rsidTr="000079E6">
        <w:trPr>
          <w:cnfStyle w:val="000000100000"/>
        </w:trPr>
        <w:tc>
          <w:tcPr>
            <w:cnfStyle w:val="001000000000"/>
            <w:tcW w:w="2623" w:type="dxa"/>
          </w:tcPr>
          <w:p w:rsidR="00A0470B" w:rsidRDefault="00A0470B" w:rsidP="000079E6">
            <w:pPr>
              <w:ind w:right="34"/>
              <w:rPr>
                <w:rFonts w:ascii="Univers CE 45 Light" w:hAnsi="Univers CE 45 Light"/>
                <w:sz w:val="19"/>
                <w:szCs w:val="19"/>
              </w:rPr>
            </w:pPr>
            <w:r>
              <w:rPr>
                <w:rFonts w:ascii="Univers CE 45 Light" w:hAnsi="Univers CE 45 Light"/>
                <w:sz w:val="19"/>
                <w:szCs w:val="19"/>
              </w:rPr>
              <w:t>GeForce GT 540M / 1 GB (laptop)</w:t>
            </w:r>
          </w:p>
        </w:tc>
        <w:tc>
          <w:tcPr>
            <w:tcW w:w="2515" w:type="dxa"/>
          </w:tcPr>
          <w:p w:rsidR="00A0470B" w:rsidRDefault="00A0470B" w:rsidP="000079E6">
            <w:pPr>
              <w:ind w:right="34"/>
              <w:cnfStyle w:val="000000100000"/>
              <w:rPr>
                <w:rFonts w:ascii="Univers CE 45 Light" w:hAnsi="Univers CE 45 Light"/>
                <w:sz w:val="19"/>
                <w:szCs w:val="19"/>
              </w:rPr>
            </w:pPr>
            <w:r>
              <w:rPr>
                <w:rFonts w:ascii="Univers CE 45 Light" w:hAnsi="Univers CE 45 Light"/>
                <w:sz w:val="19"/>
                <w:szCs w:val="19"/>
              </w:rPr>
              <w:t>1.80934 ms</w:t>
            </w:r>
          </w:p>
        </w:tc>
        <w:tc>
          <w:tcPr>
            <w:tcW w:w="2272" w:type="dxa"/>
          </w:tcPr>
          <w:p w:rsidR="00A0470B" w:rsidRDefault="00A0470B" w:rsidP="000079E6">
            <w:pPr>
              <w:ind w:right="34"/>
              <w:cnfStyle w:val="000000100000"/>
              <w:rPr>
                <w:rFonts w:ascii="Univers CE 45 Light" w:hAnsi="Univers CE 45 Light"/>
                <w:sz w:val="19"/>
                <w:szCs w:val="19"/>
              </w:rPr>
            </w:pPr>
            <w:r>
              <w:rPr>
                <w:rFonts w:ascii="Univers CE 45 Light" w:hAnsi="Univers CE 45 Light"/>
                <w:sz w:val="19"/>
                <w:szCs w:val="19"/>
              </w:rPr>
              <w:t>1.94048 ms</w:t>
            </w:r>
          </w:p>
        </w:tc>
        <w:tc>
          <w:tcPr>
            <w:tcW w:w="2544" w:type="dxa"/>
          </w:tcPr>
          <w:p w:rsidR="00A0470B" w:rsidRDefault="00A0470B" w:rsidP="000079E6">
            <w:pPr>
              <w:ind w:right="34"/>
              <w:cnfStyle w:val="000000100000"/>
              <w:rPr>
                <w:rFonts w:ascii="Univers CE 45 Light" w:hAnsi="Univers CE 45 Light"/>
                <w:sz w:val="19"/>
                <w:szCs w:val="19"/>
              </w:rPr>
            </w:pPr>
            <w:r>
              <w:rPr>
                <w:rFonts w:ascii="Univers CE 45 Light" w:hAnsi="Univers CE 45 Light"/>
                <w:sz w:val="19"/>
                <w:szCs w:val="19"/>
              </w:rPr>
              <w:t>7.25 %</w:t>
            </w:r>
          </w:p>
        </w:tc>
      </w:tr>
    </w:tbl>
    <w:p w:rsidR="00A0470B" w:rsidRDefault="00A0470B" w:rsidP="00E37548">
      <w:pPr>
        <w:ind w:left="709" w:right="34"/>
        <w:rPr>
          <w:rFonts w:ascii="Univers CE 45 Light" w:hAnsi="Univers CE 45 Light"/>
          <w:sz w:val="19"/>
          <w:szCs w:val="19"/>
        </w:rPr>
      </w:pPr>
    </w:p>
    <w:p w:rsidR="00BC5589" w:rsidRDefault="00BC5589" w:rsidP="00FA3AD9">
      <w:pPr>
        <w:pStyle w:val="Titre1"/>
      </w:pPr>
      <w:bookmarkStart w:id="15" w:name="_Ref496302621"/>
      <w:bookmarkStart w:id="16" w:name="_Toc318708373"/>
      <w:bookmarkEnd w:id="2"/>
    </w:p>
    <w:p w:rsidR="00EA0C50" w:rsidRDefault="00EA0C50" w:rsidP="00EA0C50">
      <w:pPr>
        <w:pStyle w:val="Titre1"/>
        <w:numPr>
          <w:ilvl w:val="0"/>
          <w:numId w:val="20"/>
        </w:numPr>
        <w:sectPr w:rsidR="00EA0C50" w:rsidSect="00D561C0">
          <w:pgSz w:w="11906" w:h="16838"/>
          <w:pgMar w:top="238" w:right="1133" w:bottom="244" w:left="426" w:header="567" w:footer="850" w:gutter="0"/>
          <w:cols w:space="708"/>
          <w:docGrid w:linePitch="360"/>
        </w:sectPr>
      </w:pPr>
    </w:p>
    <w:p w:rsidR="00CD401B" w:rsidRDefault="00EA0C50" w:rsidP="00EA0C50">
      <w:pPr>
        <w:pStyle w:val="Titre1"/>
        <w:numPr>
          <w:ilvl w:val="0"/>
          <w:numId w:val="20"/>
        </w:numPr>
      </w:pPr>
      <w:bookmarkStart w:id="17" w:name="_Toc377412712"/>
      <w:proofErr w:type="gramStart"/>
      <w:r>
        <w:lastRenderedPageBreak/>
        <w:t>Comparison :</w:t>
      </w:r>
      <w:proofErr w:type="gramEnd"/>
      <w:r>
        <w:t xml:space="preserve"> using function pointer</w:t>
      </w:r>
      <w:r w:rsidR="00BE21F2">
        <w:t>s</w:t>
      </w:r>
      <w:r>
        <w:t xml:space="preserve"> in GLSL</w:t>
      </w:r>
      <w:bookmarkEnd w:id="17"/>
    </w:p>
    <w:p w:rsidR="00B14942" w:rsidRDefault="00B6631C" w:rsidP="00B14942">
      <w:pPr>
        <w:ind w:left="709" w:right="34"/>
        <w:rPr>
          <w:rFonts w:ascii="Univers CE 45 Light" w:hAnsi="Univers CE 45 Light"/>
          <w:sz w:val="19"/>
          <w:szCs w:val="19"/>
        </w:rPr>
      </w:pPr>
      <w:proofErr w:type="gramStart"/>
      <w:r>
        <w:rPr>
          <w:rFonts w:ascii="Univers CE 45 Light" w:hAnsi="Univers CE 45 Light"/>
          <w:sz w:val="19"/>
          <w:szCs w:val="19"/>
        </w:rPr>
        <w:t>Note :</w:t>
      </w:r>
      <w:proofErr w:type="gramEnd"/>
      <w:r>
        <w:rPr>
          <w:rFonts w:ascii="Univers CE 45 Light" w:hAnsi="Univers CE 45 Light"/>
          <w:sz w:val="19"/>
          <w:szCs w:val="19"/>
        </w:rPr>
        <w:t xml:space="preserve"> </w:t>
      </w:r>
      <w:r w:rsidR="00B14942" w:rsidRPr="00B14942">
        <w:rPr>
          <w:rFonts w:ascii="Univers CE 45 Light" w:hAnsi="Univers CE 45 Light"/>
          <w:sz w:val="19"/>
          <w:szCs w:val="19"/>
        </w:rPr>
        <w:t>This</w:t>
      </w:r>
      <w:r w:rsidR="00B14942">
        <w:rPr>
          <w:rFonts w:ascii="Univers CE 45 Light" w:hAnsi="Univers CE 45 Light"/>
          <w:sz w:val="19"/>
          <w:szCs w:val="19"/>
        </w:rPr>
        <w:t xml:space="preserve"> part is based on the OpenGL 4.0 core features.</w:t>
      </w:r>
    </w:p>
    <w:p w:rsidR="00212055" w:rsidRDefault="00212055" w:rsidP="00B14942">
      <w:pPr>
        <w:ind w:left="709" w:right="34"/>
        <w:rPr>
          <w:rFonts w:ascii="Univers CE 45 Light" w:hAnsi="Univers CE 45 Light"/>
          <w:sz w:val="19"/>
          <w:szCs w:val="19"/>
        </w:rPr>
      </w:pPr>
    </w:p>
    <w:p w:rsidR="00212055" w:rsidRPr="00212055" w:rsidRDefault="00212055" w:rsidP="00212055">
      <w:pPr>
        <w:ind w:left="360"/>
        <w:rPr>
          <w:lang w:val="fr-FR"/>
        </w:rPr>
      </w:pPr>
      <w:r w:rsidRPr="00212055">
        <w:rPr>
          <w:rFonts w:ascii="Univers CE 45 Light" w:hAnsi="Univers CE 45 Light"/>
          <w:sz w:val="19"/>
          <w:szCs w:val="19"/>
          <w:lang w:val="fr-FR"/>
        </w:rPr>
        <w:t>Ca peut être intéressant de voir le co</w:t>
      </w:r>
      <w:r>
        <w:rPr>
          <w:rFonts w:ascii="Univers CE 45 Light" w:hAnsi="Univers CE 45 Light"/>
          <w:sz w:val="19"/>
          <w:szCs w:val="19"/>
          <w:lang w:val="fr-FR"/>
        </w:rPr>
        <w:t xml:space="preserve">ût chez GLSL pour comparer. Par exemple si c’est plus rapide en GLSL, ça veut peut être dire que CUDA à de la marge pour </w:t>
      </w:r>
      <w:proofErr w:type="spellStart"/>
      <w:r>
        <w:rPr>
          <w:rFonts w:ascii="Univers CE 45 Light" w:hAnsi="Univers CE 45 Light"/>
          <w:sz w:val="19"/>
          <w:szCs w:val="19"/>
          <w:lang w:val="fr-FR"/>
        </w:rPr>
        <w:t>rattrapper</w:t>
      </w:r>
      <w:proofErr w:type="spellEnd"/>
      <w:r>
        <w:rPr>
          <w:rFonts w:ascii="Univers CE 45 Light" w:hAnsi="Univers CE 45 Light"/>
          <w:sz w:val="19"/>
          <w:szCs w:val="19"/>
          <w:lang w:val="fr-FR"/>
        </w:rPr>
        <w:t xml:space="preserve"> ça par la suite.</w:t>
      </w:r>
    </w:p>
    <w:p w:rsidR="00DD51D8" w:rsidRPr="00A14A96" w:rsidRDefault="00DD51D8" w:rsidP="00536576">
      <w:pPr>
        <w:pStyle w:val="Titre2"/>
        <w:numPr>
          <w:ilvl w:val="0"/>
          <w:numId w:val="33"/>
        </w:numPr>
      </w:pPr>
      <w:bookmarkStart w:id="18" w:name="_Toc377412713"/>
      <w:r>
        <w:t>Source code</w:t>
      </w:r>
      <w:bookmarkEnd w:id="18"/>
    </w:p>
    <w:p w:rsidR="00CD401B" w:rsidRDefault="004C4CA7" w:rsidP="00EA0C50">
      <w:pPr>
        <w:ind w:left="709" w:right="34"/>
        <w:rPr>
          <w:rFonts w:ascii="Univers CE 45 Light" w:hAnsi="Univers CE 45 Light"/>
          <w:sz w:val="19"/>
          <w:szCs w:val="19"/>
        </w:rPr>
      </w:pPr>
      <w:r>
        <w:rPr>
          <w:rFonts w:ascii="Univers CE 45 Light" w:hAnsi="Univers CE 45 Light"/>
          <w:sz w:val="19"/>
          <w:szCs w:val="19"/>
        </w:rPr>
        <w:t>In GLSL, function pointers are declared with “</w:t>
      </w:r>
      <w:r w:rsidRPr="004C4CA7">
        <w:rPr>
          <w:rFonts w:ascii="Consolas" w:eastAsiaTheme="minorHAnsi" w:hAnsi="Consolas" w:cs="Consolas"/>
          <w:sz w:val="16"/>
          <w:szCs w:val="16"/>
        </w:rPr>
        <w:t>subroutine</w:t>
      </w:r>
      <w:r>
        <w:rPr>
          <w:rFonts w:ascii="Univers CE 45 Light" w:hAnsi="Univers CE 45 Light"/>
          <w:sz w:val="19"/>
          <w:szCs w:val="19"/>
        </w:rPr>
        <w:t>” keyword.</w:t>
      </w:r>
    </w:p>
    <w:p w:rsidR="00EF6C28" w:rsidRDefault="00EF6C28" w:rsidP="00EA0C50">
      <w:pPr>
        <w:ind w:left="709" w:right="34"/>
        <w:rPr>
          <w:rFonts w:ascii="Univers CE 45 Light" w:hAnsi="Univers CE 45 Light"/>
          <w:sz w:val="19"/>
          <w:szCs w:val="19"/>
        </w:rPr>
      </w:pPr>
    </w:p>
    <w:p w:rsidR="007A3279" w:rsidRDefault="007A3279" w:rsidP="00EA0C50">
      <w:pPr>
        <w:ind w:left="709" w:right="34"/>
        <w:rPr>
          <w:rFonts w:ascii="Univers CE 45 Light" w:hAnsi="Univers CE 45 Light"/>
          <w:sz w:val="19"/>
          <w:szCs w:val="19"/>
        </w:rPr>
      </w:pPr>
      <w:r>
        <w:rPr>
          <w:rFonts w:ascii="Univers CE 45 Light" w:hAnsi="Univers CE 45 Light"/>
          <w:sz w:val="19"/>
          <w:szCs w:val="19"/>
        </w:rPr>
        <w:t xml:space="preserve">Say we have two functions that take current pixel position and generate the associated ray from camera, one for classical mode and one for “fish </w:t>
      </w:r>
      <w:proofErr w:type="spellStart"/>
      <w:r>
        <w:rPr>
          <w:rFonts w:ascii="Univers CE 45 Light" w:hAnsi="Univers CE 45 Light"/>
          <w:sz w:val="19"/>
          <w:szCs w:val="19"/>
        </w:rPr>
        <w:t>eye”appearence</w:t>
      </w:r>
      <w:proofErr w:type="spellEnd"/>
      <w:r>
        <w:rPr>
          <w:rFonts w:ascii="Univers CE 45 Light" w:hAnsi="Univers CE 45 Light"/>
          <w:sz w:val="19"/>
          <w:szCs w:val="19"/>
        </w:rPr>
        <w:t>.</w:t>
      </w:r>
      <w:r w:rsidR="00170BF6">
        <w:rPr>
          <w:rFonts w:ascii="Univers CE 45 Light" w:hAnsi="Univers CE 45 Light"/>
          <w:sz w:val="19"/>
          <w:szCs w:val="19"/>
        </w:rPr>
        <w:t xml:space="preserve"> We can declare a common function pointer that user could change on-the-fly.</w:t>
      </w:r>
    </w:p>
    <w:tbl>
      <w:tblPr>
        <w:tblStyle w:val="Grilledutableau"/>
        <w:tblW w:w="0" w:type="auto"/>
        <w:tblInd w:w="709" w:type="dxa"/>
        <w:tblLook w:val="04A0"/>
      </w:tblPr>
      <w:tblGrid>
        <w:gridCol w:w="9854"/>
      </w:tblGrid>
      <w:tr w:rsidR="00EF6C28" w:rsidTr="00486421">
        <w:tc>
          <w:tcPr>
            <w:tcW w:w="9854" w:type="dxa"/>
          </w:tcPr>
          <w:p w:rsidR="00CC6C28" w:rsidRPr="00CC6C28" w:rsidRDefault="000079E6" w:rsidP="00EF6C28">
            <w:pPr>
              <w:autoSpaceDE w:val="0"/>
              <w:autoSpaceDN w:val="0"/>
              <w:adjustRightInd w:val="0"/>
              <w:jc w:val="left"/>
              <w:rPr>
                <w:rFonts w:ascii="Consolas" w:eastAsiaTheme="minorHAnsi" w:hAnsi="Consolas" w:cs="Consolas"/>
                <w:color w:val="0000FF"/>
                <w:sz w:val="16"/>
                <w:szCs w:val="16"/>
              </w:rPr>
            </w:pPr>
            <w:r>
              <w:rPr>
                <w:rFonts w:ascii="Consolas" w:eastAsiaTheme="minorHAnsi" w:hAnsi="Consolas" w:cs="Consolas"/>
                <w:color w:val="008000"/>
                <w:sz w:val="16"/>
                <w:szCs w:val="16"/>
              </w:rPr>
              <w:t>// Example of prototype of a user fu</w:t>
            </w:r>
            <w:r w:rsidR="00CC6C28">
              <w:rPr>
                <w:rFonts w:ascii="Consolas" w:eastAsiaTheme="minorHAnsi" w:hAnsi="Consolas" w:cs="Consolas"/>
                <w:color w:val="008000"/>
                <w:sz w:val="16"/>
                <w:szCs w:val="16"/>
              </w:rPr>
              <w:t>nction pointer</w:t>
            </w:r>
          </w:p>
          <w:p w:rsidR="00EF6C28" w:rsidRDefault="00EF6C28" w:rsidP="00EF6C28">
            <w:pPr>
              <w:autoSpaceDE w:val="0"/>
              <w:autoSpaceDN w:val="0"/>
              <w:adjustRightInd w:val="0"/>
              <w:jc w:val="left"/>
              <w:rPr>
                <w:rFonts w:ascii="Consolas" w:eastAsiaTheme="minorHAnsi" w:hAnsi="Consolas" w:cs="Consolas"/>
                <w:color w:val="000000" w:themeColor="text1"/>
                <w:sz w:val="16"/>
                <w:szCs w:val="16"/>
                <w:lang w:val="fr-FR"/>
              </w:rPr>
            </w:pPr>
            <w:proofErr w:type="spellStart"/>
            <w:r w:rsidRPr="00486421">
              <w:rPr>
                <w:rFonts w:ascii="Consolas" w:eastAsiaTheme="minorHAnsi" w:hAnsi="Consolas" w:cs="Consolas"/>
                <w:color w:val="0000FF"/>
                <w:sz w:val="16"/>
                <w:szCs w:val="16"/>
                <w:lang w:val="fr-FR"/>
              </w:rPr>
              <w:t>subroutine</w:t>
            </w:r>
            <w:proofErr w:type="spellEnd"/>
            <w:r w:rsidRPr="00486421">
              <w:rPr>
                <w:rFonts w:ascii="Consolas" w:eastAsiaTheme="minorHAnsi" w:hAnsi="Consolas" w:cs="Consolas"/>
                <w:color w:val="0000FF"/>
                <w:sz w:val="16"/>
                <w:szCs w:val="16"/>
                <w:lang w:val="fr-FR"/>
              </w:rPr>
              <w:t xml:space="preserve"> vec3 </w:t>
            </w:r>
            <w:proofErr w:type="spellStart"/>
            <w:proofErr w:type="gramStart"/>
            <w:r w:rsidRPr="00486421">
              <w:rPr>
                <w:rFonts w:ascii="Consolas" w:eastAsiaTheme="minorHAnsi" w:hAnsi="Consolas" w:cs="Consolas"/>
                <w:color w:val="000000" w:themeColor="text1"/>
                <w:sz w:val="16"/>
                <w:szCs w:val="16"/>
                <w:lang w:val="fr-FR"/>
              </w:rPr>
              <w:t>getRayDirectionSubRoutineType</w:t>
            </w:r>
            <w:proofErr w:type="spellEnd"/>
            <w:r w:rsidRPr="00486421">
              <w:rPr>
                <w:rFonts w:ascii="Consolas" w:eastAsiaTheme="minorHAnsi" w:hAnsi="Consolas" w:cs="Consolas"/>
                <w:color w:val="000000" w:themeColor="text1"/>
                <w:sz w:val="16"/>
                <w:szCs w:val="16"/>
                <w:lang w:val="fr-FR"/>
              </w:rPr>
              <w:t>(</w:t>
            </w:r>
            <w:proofErr w:type="gramEnd"/>
            <w:r w:rsidRPr="00486421">
              <w:rPr>
                <w:rFonts w:ascii="Consolas" w:eastAsiaTheme="minorHAnsi" w:hAnsi="Consolas" w:cs="Consolas"/>
                <w:color w:val="0000FF"/>
                <w:sz w:val="16"/>
                <w:szCs w:val="16"/>
                <w:lang w:val="fr-FR"/>
              </w:rPr>
              <w:t xml:space="preserve"> vec2 </w:t>
            </w:r>
            <w:proofErr w:type="spellStart"/>
            <w:r w:rsidRPr="00CC6C28">
              <w:rPr>
                <w:rFonts w:ascii="Consolas" w:eastAsiaTheme="minorHAnsi" w:hAnsi="Consolas" w:cs="Consolas"/>
                <w:color w:val="000000" w:themeColor="text1"/>
                <w:sz w:val="16"/>
                <w:szCs w:val="16"/>
                <w:lang w:val="fr-FR"/>
              </w:rPr>
              <w:t>uv</w:t>
            </w:r>
            <w:proofErr w:type="spellEnd"/>
            <w:r w:rsidRPr="00486421">
              <w:rPr>
                <w:rFonts w:ascii="Consolas" w:eastAsiaTheme="minorHAnsi" w:hAnsi="Consolas" w:cs="Consolas"/>
                <w:color w:val="000000" w:themeColor="text1"/>
                <w:sz w:val="16"/>
                <w:szCs w:val="16"/>
                <w:lang w:val="fr-FR"/>
              </w:rPr>
              <w:t xml:space="preserve"> );</w:t>
            </w:r>
          </w:p>
          <w:p w:rsidR="00CC6C28" w:rsidRDefault="00CC6C28" w:rsidP="00EF6C28">
            <w:pPr>
              <w:autoSpaceDE w:val="0"/>
              <w:autoSpaceDN w:val="0"/>
              <w:adjustRightInd w:val="0"/>
              <w:jc w:val="left"/>
              <w:rPr>
                <w:rFonts w:ascii="Consolas" w:eastAsiaTheme="minorHAnsi" w:hAnsi="Consolas" w:cs="Consolas"/>
                <w:color w:val="000000" w:themeColor="text1"/>
                <w:sz w:val="16"/>
                <w:szCs w:val="16"/>
                <w:lang w:val="fr-FR"/>
              </w:rPr>
            </w:pPr>
          </w:p>
          <w:p w:rsidR="00CC6C28" w:rsidRPr="00CC6C28" w:rsidRDefault="000079E6" w:rsidP="00EF6C28">
            <w:pPr>
              <w:autoSpaceDE w:val="0"/>
              <w:autoSpaceDN w:val="0"/>
              <w:adjustRightInd w:val="0"/>
              <w:jc w:val="left"/>
              <w:rPr>
                <w:rFonts w:ascii="Consolas" w:eastAsiaTheme="minorHAnsi" w:hAnsi="Consolas" w:cs="Consolas"/>
                <w:color w:val="0000FF"/>
                <w:sz w:val="16"/>
                <w:szCs w:val="16"/>
              </w:rPr>
            </w:pPr>
            <w:r>
              <w:rPr>
                <w:rFonts w:ascii="Consolas" w:eastAsiaTheme="minorHAnsi" w:hAnsi="Consolas" w:cs="Consolas"/>
                <w:color w:val="008000"/>
                <w:sz w:val="16"/>
                <w:szCs w:val="16"/>
              </w:rPr>
              <w:t xml:space="preserve">// GLSL requires to declare a uniform of that type to be able to modify the function pointer index on the fly with a call to </w:t>
            </w:r>
            <w:proofErr w:type="spellStart"/>
            <w:r>
              <w:rPr>
                <w:rFonts w:ascii="Consolas" w:eastAsiaTheme="minorHAnsi" w:hAnsi="Consolas" w:cs="Consolas"/>
                <w:color w:val="008000"/>
                <w:sz w:val="16"/>
                <w:szCs w:val="16"/>
              </w:rPr>
              <w:t>glUniform</w:t>
            </w:r>
            <w:proofErr w:type="spellEnd"/>
          </w:p>
          <w:p w:rsidR="00EF6C28" w:rsidRDefault="00EF6C28" w:rsidP="00EF6C28">
            <w:pPr>
              <w:autoSpaceDE w:val="0"/>
              <w:autoSpaceDN w:val="0"/>
              <w:adjustRightInd w:val="0"/>
              <w:jc w:val="left"/>
              <w:rPr>
                <w:rFonts w:ascii="Univers CE 45 Light" w:hAnsi="Univers CE 45 Light"/>
                <w:sz w:val="19"/>
                <w:szCs w:val="19"/>
              </w:rPr>
            </w:pPr>
            <w:r w:rsidRPr="00EF6C28">
              <w:rPr>
                <w:rFonts w:ascii="Consolas" w:eastAsiaTheme="minorHAnsi" w:hAnsi="Consolas" w:cs="Consolas"/>
                <w:color w:val="0000FF"/>
                <w:sz w:val="16"/>
                <w:szCs w:val="16"/>
              </w:rPr>
              <w:t xml:space="preserve">subroutine uniform </w:t>
            </w:r>
            <w:proofErr w:type="spellStart"/>
            <w:r w:rsidRPr="00EF6C28">
              <w:rPr>
                <w:rFonts w:ascii="Consolas" w:eastAsiaTheme="minorHAnsi" w:hAnsi="Consolas" w:cs="Consolas"/>
                <w:color w:val="000000" w:themeColor="text1"/>
                <w:sz w:val="16"/>
                <w:szCs w:val="16"/>
              </w:rPr>
              <w:t>getRayDirectionSubRoutineType</w:t>
            </w:r>
            <w:proofErr w:type="spellEnd"/>
            <w:r w:rsidRPr="00EF6C28">
              <w:rPr>
                <w:rFonts w:ascii="Consolas" w:eastAsiaTheme="minorHAnsi" w:hAnsi="Consolas" w:cs="Consolas"/>
                <w:color w:val="000000" w:themeColor="text1"/>
                <w:sz w:val="16"/>
                <w:szCs w:val="16"/>
              </w:rPr>
              <w:t xml:space="preserve"> </w:t>
            </w:r>
            <w:proofErr w:type="spellStart"/>
            <w:r w:rsidRPr="00EF6C28">
              <w:rPr>
                <w:rFonts w:ascii="Consolas" w:eastAsiaTheme="minorHAnsi" w:hAnsi="Consolas" w:cs="Consolas"/>
                <w:color w:val="000000" w:themeColor="text1"/>
                <w:sz w:val="16"/>
                <w:szCs w:val="16"/>
              </w:rPr>
              <w:t>getRayDirection</w:t>
            </w:r>
            <w:proofErr w:type="spellEnd"/>
            <w:r w:rsidRPr="00EF6C28">
              <w:rPr>
                <w:rFonts w:ascii="Consolas" w:eastAsiaTheme="minorHAnsi" w:hAnsi="Consolas" w:cs="Consolas"/>
                <w:color w:val="000000" w:themeColor="text1"/>
                <w:sz w:val="16"/>
                <w:szCs w:val="16"/>
              </w:rPr>
              <w:t>;</w:t>
            </w:r>
          </w:p>
        </w:tc>
      </w:tr>
    </w:tbl>
    <w:p w:rsidR="00486421" w:rsidRDefault="00486421" w:rsidP="00486421">
      <w:pPr>
        <w:ind w:left="709" w:right="34"/>
        <w:rPr>
          <w:rFonts w:ascii="Univers CE 45 Light" w:hAnsi="Univers CE 45 Light"/>
          <w:sz w:val="19"/>
          <w:szCs w:val="19"/>
        </w:rPr>
      </w:pPr>
    </w:p>
    <w:p w:rsidR="005C3777" w:rsidRDefault="005C3777" w:rsidP="005C3777">
      <w:pPr>
        <w:ind w:left="709" w:right="34"/>
        <w:rPr>
          <w:rFonts w:ascii="Univers CE 45 Light" w:hAnsi="Univers CE 45 Light"/>
          <w:sz w:val="19"/>
          <w:szCs w:val="19"/>
        </w:rPr>
      </w:pPr>
      <w:r>
        <w:rPr>
          <w:rFonts w:ascii="Univers CE 45 Light" w:hAnsi="Univers CE 45 Light"/>
          <w:sz w:val="19"/>
          <w:szCs w:val="19"/>
        </w:rPr>
        <w:t>On the OpenGL client side, the API enables user to modify pointer on-the-fly with the help of the “</w:t>
      </w:r>
      <w:proofErr w:type="spellStart"/>
      <w:r w:rsidRPr="005C3777">
        <w:rPr>
          <w:rFonts w:ascii="Consolas" w:eastAsiaTheme="minorHAnsi" w:hAnsi="Consolas" w:cs="Consolas"/>
          <w:sz w:val="16"/>
          <w:szCs w:val="16"/>
        </w:rPr>
        <w:t>glGetSubroutineIndex</w:t>
      </w:r>
      <w:r>
        <w:rPr>
          <w:rFonts w:ascii="Univers CE 45 Light" w:hAnsi="Univers CE 45 Light"/>
          <w:sz w:val="19"/>
          <w:szCs w:val="19"/>
        </w:rPr>
        <w:t>”and</w:t>
      </w:r>
      <w:proofErr w:type="spellEnd"/>
      <w:r>
        <w:rPr>
          <w:rFonts w:ascii="Univers CE 45 Light" w:hAnsi="Univers CE 45 Light"/>
          <w:sz w:val="19"/>
          <w:szCs w:val="19"/>
        </w:rPr>
        <w:t xml:space="preserve"> “</w:t>
      </w:r>
      <w:proofErr w:type="spellStart"/>
      <w:r w:rsidRPr="005C3777">
        <w:rPr>
          <w:rFonts w:ascii="Consolas" w:eastAsiaTheme="minorHAnsi" w:hAnsi="Consolas" w:cs="Consolas"/>
          <w:sz w:val="16"/>
          <w:szCs w:val="16"/>
        </w:rPr>
        <w:t>glUniformSubroutinesuiv</w:t>
      </w:r>
      <w:proofErr w:type="spellEnd"/>
      <w:r>
        <w:rPr>
          <w:rFonts w:ascii="Univers CE 45 Light" w:hAnsi="Univers CE 45 Light"/>
          <w:sz w:val="19"/>
          <w:szCs w:val="19"/>
        </w:rPr>
        <w:t>” functions.</w:t>
      </w:r>
    </w:p>
    <w:tbl>
      <w:tblPr>
        <w:tblStyle w:val="Grilledutableau"/>
        <w:tblW w:w="0" w:type="auto"/>
        <w:tblInd w:w="709" w:type="dxa"/>
        <w:tblLook w:val="04A0"/>
      </w:tblPr>
      <w:tblGrid>
        <w:gridCol w:w="9854"/>
      </w:tblGrid>
      <w:tr w:rsidR="00B14942" w:rsidTr="00F60A94">
        <w:tc>
          <w:tcPr>
            <w:tcW w:w="9854" w:type="dxa"/>
          </w:tcPr>
          <w:p w:rsidR="00B14942" w:rsidRPr="00B14942" w:rsidRDefault="00B14942" w:rsidP="00B14942">
            <w:pPr>
              <w:autoSpaceDE w:val="0"/>
              <w:autoSpaceDN w:val="0"/>
              <w:adjustRightInd w:val="0"/>
              <w:jc w:val="left"/>
              <w:rPr>
                <w:rFonts w:ascii="Consolas" w:eastAsiaTheme="minorHAnsi" w:hAnsi="Consolas" w:cs="Consolas"/>
                <w:color w:val="008000"/>
                <w:sz w:val="16"/>
                <w:szCs w:val="16"/>
              </w:rPr>
            </w:pPr>
            <w:r w:rsidRPr="00B14942">
              <w:rPr>
                <w:rFonts w:ascii="Consolas" w:eastAsiaTheme="minorHAnsi" w:hAnsi="Consolas" w:cs="Consolas"/>
                <w:color w:val="008000"/>
                <w:sz w:val="16"/>
                <w:szCs w:val="16"/>
              </w:rPr>
              <w:t xml:space="preserve">// </w:t>
            </w:r>
            <w:r>
              <w:rPr>
                <w:rFonts w:ascii="Consolas" w:eastAsiaTheme="minorHAnsi" w:hAnsi="Consolas" w:cs="Consolas"/>
                <w:color w:val="008000"/>
                <w:sz w:val="16"/>
                <w:szCs w:val="16"/>
              </w:rPr>
              <w:t>R</w:t>
            </w:r>
            <w:r w:rsidRPr="00B14942">
              <w:rPr>
                <w:rFonts w:ascii="Consolas" w:eastAsiaTheme="minorHAnsi" w:hAnsi="Consolas" w:cs="Consolas"/>
                <w:color w:val="008000"/>
                <w:sz w:val="16"/>
                <w:szCs w:val="16"/>
              </w:rPr>
              <w:t xml:space="preserve">etrieve the index of a subroutine uniform of a given </w:t>
            </w:r>
            <w:proofErr w:type="spellStart"/>
            <w:r w:rsidRPr="00B14942">
              <w:rPr>
                <w:rFonts w:ascii="Consolas" w:eastAsiaTheme="minorHAnsi" w:hAnsi="Consolas" w:cs="Consolas"/>
                <w:color w:val="008000"/>
                <w:sz w:val="16"/>
                <w:szCs w:val="16"/>
              </w:rPr>
              <w:t>shader</w:t>
            </w:r>
            <w:proofErr w:type="spellEnd"/>
            <w:r w:rsidRPr="00B14942">
              <w:rPr>
                <w:rFonts w:ascii="Consolas" w:eastAsiaTheme="minorHAnsi" w:hAnsi="Consolas" w:cs="Consolas"/>
                <w:color w:val="008000"/>
                <w:sz w:val="16"/>
                <w:szCs w:val="16"/>
              </w:rPr>
              <w:t xml:space="preserve"> stage within a program</w:t>
            </w:r>
          </w:p>
          <w:p w:rsidR="00B14942" w:rsidRPr="00B14942" w:rsidRDefault="00B14942" w:rsidP="00B14942">
            <w:pPr>
              <w:autoSpaceDE w:val="0"/>
              <w:autoSpaceDN w:val="0"/>
              <w:adjustRightInd w:val="0"/>
              <w:jc w:val="left"/>
              <w:rPr>
                <w:rFonts w:ascii="Consolas" w:eastAsiaTheme="minorHAnsi" w:hAnsi="Consolas" w:cs="Consolas"/>
                <w:sz w:val="16"/>
                <w:szCs w:val="16"/>
              </w:rPr>
            </w:pPr>
            <w:proofErr w:type="spellStart"/>
            <w:r w:rsidRPr="00B14942">
              <w:rPr>
                <w:rFonts w:ascii="Consolas" w:eastAsiaTheme="minorHAnsi" w:hAnsi="Consolas" w:cs="Consolas"/>
                <w:sz w:val="16"/>
                <w:szCs w:val="16"/>
              </w:rPr>
              <w:t>GLuint</w:t>
            </w:r>
            <w:proofErr w:type="spellEnd"/>
            <w:r w:rsidRPr="00B14942">
              <w:rPr>
                <w:rFonts w:ascii="Consolas" w:eastAsiaTheme="minorHAnsi" w:hAnsi="Consolas" w:cs="Consolas"/>
                <w:sz w:val="16"/>
                <w:szCs w:val="16"/>
              </w:rPr>
              <w:t xml:space="preserve"> </w:t>
            </w:r>
            <w:proofErr w:type="spellStart"/>
            <w:r w:rsidRPr="00B14942">
              <w:rPr>
                <w:rFonts w:ascii="Consolas" w:eastAsiaTheme="minorHAnsi" w:hAnsi="Consolas" w:cs="Consolas"/>
                <w:sz w:val="16"/>
                <w:szCs w:val="16"/>
              </w:rPr>
              <w:t>fishEyeRayDirectionSubroutineIndex</w:t>
            </w:r>
            <w:proofErr w:type="spellEnd"/>
            <w:r w:rsidRPr="00B14942">
              <w:rPr>
                <w:rFonts w:ascii="Consolas" w:eastAsiaTheme="minorHAnsi" w:hAnsi="Consolas" w:cs="Consolas"/>
                <w:sz w:val="16"/>
                <w:szCs w:val="16"/>
              </w:rPr>
              <w:t xml:space="preserve"> = </w:t>
            </w:r>
            <w:proofErr w:type="spellStart"/>
            <w:r w:rsidRPr="00184ADD">
              <w:rPr>
                <w:rFonts w:ascii="Consolas" w:eastAsiaTheme="minorHAnsi" w:hAnsi="Consolas" w:cs="Consolas"/>
                <w:color w:val="0000FF"/>
                <w:sz w:val="16"/>
                <w:szCs w:val="16"/>
              </w:rPr>
              <w:t>glGetSubroutineIndex</w:t>
            </w:r>
            <w:proofErr w:type="spellEnd"/>
            <w:r w:rsidRPr="00B14942">
              <w:rPr>
                <w:rFonts w:ascii="Consolas" w:eastAsiaTheme="minorHAnsi" w:hAnsi="Consolas" w:cs="Consolas"/>
                <w:sz w:val="16"/>
                <w:szCs w:val="16"/>
              </w:rPr>
              <w:t>( _</w:t>
            </w:r>
            <w:proofErr w:type="spellStart"/>
            <w:r w:rsidRPr="00B14942">
              <w:rPr>
                <w:rFonts w:ascii="Consolas" w:eastAsiaTheme="minorHAnsi" w:hAnsi="Consolas" w:cs="Consolas"/>
                <w:sz w:val="16"/>
                <w:szCs w:val="16"/>
              </w:rPr>
              <w:t>shaderProgram</w:t>
            </w:r>
            <w:proofErr w:type="spellEnd"/>
            <w:r w:rsidRPr="00B14942">
              <w:rPr>
                <w:rFonts w:ascii="Consolas" w:eastAsiaTheme="minorHAnsi" w:hAnsi="Consolas" w:cs="Consolas"/>
                <w:sz w:val="16"/>
                <w:szCs w:val="16"/>
              </w:rPr>
              <w:t xml:space="preserve">, GL_FRAGMENT_SHADER, </w:t>
            </w:r>
            <w:r w:rsidRPr="00B14942">
              <w:rPr>
                <w:rFonts w:ascii="Consolas" w:eastAsiaTheme="minorHAnsi" w:hAnsi="Consolas" w:cs="Consolas"/>
                <w:color w:val="A31515"/>
                <w:sz w:val="16"/>
                <w:szCs w:val="16"/>
              </w:rPr>
              <w:t>"</w:t>
            </w:r>
            <w:proofErr w:type="spellStart"/>
            <w:r w:rsidRPr="00B14942">
              <w:rPr>
                <w:rFonts w:ascii="Consolas" w:eastAsiaTheme="minorHAnsi" w:hAnsi="Consolas" w:cs="Consolas"/>
                <w:color w:val="A31515"/>
                <w:sz w:val="16"/>
                <w:szCs w:val="16"/>
              </w:rPr>
              <w:t>getFishEyeRayDirection</w:t>
            </w:r>
            <w:proofErr w:type="spellEnd"/>
            <w:r w:rsidRPr="00B14942">
              <w:rPr>
                <w:rFonts w:ascii="Consolas" w:eastAsiaTheme="minorHAnsi" w:hAnsi="Consolas" w:cs="Consolas"/>
                <w:color w:val="A31515"/>
                <w:sz w:val="16"/>
                <w:szCs w:val="16"/>
              </w:rPr>
              <w:t>"</w:t>
            </w:r>
            <w:r w:rsidRPr="00B14942">
              <w:rPr>
                <w:rFonts w:ascii="Consolas" w:eastAsiaTheme="minorHAnsi" w:hAnsi="Consolas" w:cs="Consolas"/>
                <w:sz w:val="16"/>
                <w:szCs w:val="16"/>
              </w:rPr>
              <w:t xml:space="preserve"> );</w:t>
            </w:r>
          </w:p>
          <w:p w:rsidR="00B14942" w:rsidRDefault="00B14942" w:rsidP="00B14942">
            <w:pPr>
              <w:autoSpaceDE w:val="0"/>
              <w:autoSpaceDN w:val="0"/>
              <w:adjustRightInd w:val="0"/>
              <w:jc w:val="left"/>
              <w:rPr>
                <w:rFonts w:ascii="Consolas" w:eastAsiaTheme="minorHAnsi" w:hAnsi="Consolas" w:cs="Consolas"/>
                <w:color w:val="0000FF"/>
                <w:sz w:val="16"/>
                <w:szCs w:val="16"/>
              </w:rPr>
            </w:pPr>
          </w:p>
          <w:p w:rsidR="00B14942" w:rsidRPr="00B14942" w:rsidRDefault="00B14942" w:rsidP="00B14942">
            <w:pPr>
              <w:autoSpaceDE w:val="0"/>
              <w:autoSpaceDN w:val="0"/>
              <w:adjustRightInd w:val="0"/>
              <w:jc w:val="left"/>
              <w:rPr>
                <w:rFonts w:ascii="Consolas" w:eastAsiaTheme="minorHAnsi" w:hAnsi="Consolas" w:cs="Consolas"/>
                <w:color w:val="008000"/>
                <w:sz w:val="16"/>
                <w:szCs w:val="16"/>
              </w:rPr>
            </w:pPr>
            <w:r w:rsidRPr="00B14942">
              <w:rPr>
                <w:rFonts w:ascii="Consolas" w:eastAsiaTheme="minorHAnsi" w:hAnsi="Consolas" w:cs="Consolas"/>
                <w:color w:val="008000"/>
                <w:sz w:val="16"/>
                <w:szCs w:val="16"/>
              </w:rPr>
              <w:t>// load active subroutine uniforms</w:t>
            </w:r>
          </w:p>
          <w:p w:rsidR="00B14942" w:rsidRPr="00B14942" w:rsidRDefault="00B14942" w:rsidP="00F60A94">
            <w:pPr>
              <w:autoSpaceDE w:val="0"/>
              <w:autoSpaceDN w:val="0"/>
              <w:adjustRightInd w:val="0"/>
              <w:jc w:val="left"/>
              <w:rPr>
                <w:rFonts w:ascii="Consolas" w:eastAsiaTheme="minorHAnsi" w:hAnsi="Consolas" w:cs="Consolas"/>
                <w:sz w:val="16"/>
                <w:szCs w:val="16"/>
              </w:rPr>
            </w:pPr>
            <w:proofErr w:type="spellStart"/>
            <w:r w:rsidRPr="00212055">
              <w:rPr>
                <w:rFonts w:ascii="Consolas" w:eastAsiaTheme="minorHAnsi" w:hAnsi="Consolas" w:cs="Consolas"/>
                <w:color w:val="0000FF"/>
                <w:sz w:val="16"/>
                <w:szCs w:val="16"/>
              </w:rPr>
              <w:t>glUniformSubroutinesuiv</w:t>
            </w:r>
            <w:proofErr w:type="spellEnd"/>
            <w:r w:rsidRPr="00B14942">
              <w:rPr>
                <w:rFonts w:ascii="Consolas" w:eastAsiaTheme="minorHAnsi" w:hAnsi="Consolas" w:cs="Consolas"/>
                <w:sz w:val="16"/>
                <w:szCs w:val="16"/>
              </w:rPr>
              <w:t>( GL_FRAGMENT_SHADER, 1, &amp;</w:t>
            </w:r>
            <w:proofErr w:type="spellStart"/>
            <w:r w:rsidRPr="00B14942">
              <w:rPr>
                <w:rFonts w:ascii="Consolas" w:eastAsiaTheme="minorHAnsi" w:hAnsi="Consolas" w:cs="Consolas"/>
                <w:sz w:val="16"/>
                <w:szCs w:val="16"/>
              </w:rPr>
              <w:t>fishEyeRayDirectionSubroutineIndex</w:t>
            </w:r>
            <w:proofErr w:type="spellEnd"/>
            <w:r w:rsidRPr="00B14942">
              <w:rPr>
                <w:rFonts w:ascii="Consolas" w:eastAsiaTheme="minorHAnsi" w:hAnsi="Consolas" w:cs="Consolas"/>
                <w:sz w:val="16"/>
                <w:szCs w:val="16"/>
              </w:rPr>
              <w:t xml:space="preserve"> );</w:t>
            </w:r>
          </w:p>
        </w:tc>
      </w:tr>
    </w:tbl>
    <w:p w:rsidR="00B14942" w:rsidRDefault="00B14942" w:rsidP="00486421">
      <w:pPr>
        <w:ind w:left="709" w:right="34"/>
        <w:rPr>
          <w:rFonts w:ascii="Univers CE 45 Light" w:hAnsi="Univers CE 45 Light"/>
          <w:sz w:val="19"/>
          <w:szCs w:val="19"/>
        </w:rPr>
      </w:pPr>
    </w:p>
    <w:p w:rsidR="004C4CA7" w:rsidRDefault="00212055" w:rsidP="004C4CA7">
      <w:pPr>
        <w:ind w:left="709" w:right="34"/>
        <w:rPr>
          <w:rFonts w:ascii="Univers CE 45 Light" w:hAnsi="Univers CE 45 Light"/>
          <w:sz w:val="19"/>
          <w:szCs w:val="19"/>
        </w:rPr>
      </w:pPr>
      <w:r>
        <w:rPr>
          <w:rFonts w:ascii="Univers CE 45 Light" w:hAnsi="Univers CE 45 Light"/>
          <w:sz w:val="19"/>
          <w:szCs w:val="19"/>
        </w:rPr>
        <w:t xml:space="preserve">Main “fragment </w:t>
      </w:r>
      <w:proofErr w:type="spellStart"/>
      <w:r>
        <w:rPr>
          <w:rFonts w:ascii="Univers CE 45 Light" w:hAnsi="Univers CE 45 Light"/>
          <w:sz w:val="19"/>
          <w:szCs w:val="19"/>
        </w:rPr>
        <w:t>shader</w:t>
      </w:r>
      <w:proofErr w:type="spellEnd"/>
      <w:r>
        <w:rPr>
          <w:rFonts w:ascii="Univers CE 45 Light" w:hAnsi="Univers CE 45 Light"/>
          <w:sz w:val="19"/>
          <w:szCs w:val="19"/>
        </w:rPr>
        <w:t xml:space="preserve">” </w:t>
      </w:r>
      <w:proofErr w:type="gramStart"/>
      <w:r>
        <w:rPr>
          <w:rFonts w:ascii="Univers CE 45 Light" w:hAnsi="Univers CE 45 Light"/>
          <w:sz w:val="19"/>
          <w:szCs w:val="19"/>
        </w:rPr>
        <w:t>function :</w:t>
      </w:r>
      <w:proofErr w:type="gramEnd"/>
    </w:p>
    <w:tbl>
      <w:tblPr>
        <w:tblStyle w:val="Grilledutableau"/>
        <w:tblW w:w="0" w:type="auto"/>
        <w:tblInd w:w="709" w:type="dxa"/>
        <w:tblLook w:val="04A0"/>
      </w:tblPr>
      <w:tblGrid>
        <w:gridCol w:w="9854"/>
      </w:tblGrid>
      <w:tr w:rsidR="00486421" w:rsidTr="004C4CA7">
        <w:tc>
          <w:tcPr>
            <w:tcW w:w="9854" w:type="dxa"/>
          </w:tcPr>
          <w:p w:rsidR="00486421" w:rsidRPr="00486421" w:rsidRDefault="00486421" w:rsidP="00486421">
            <w:pPr>
              <w:autoSpaceDE w:val="0"/>
              <w:autoSpaceDN w:val="0"/>
              <w:adjustRightInd w:val="0"/>
              <w:jc w:val="left"/>
              <w:rPr>
                <w:rFonts w:ascii="Consolas" w:eastAsiaTheme="minorHAnsi" w:hAnsi="Consolas" w:cs="Consolas"/>
                <w:sz w:val="16"/>
                <w:szCs w:val="16"/>
              </w:rPr>
            </w:pPr>
            <w:r w:rsidRPr="00486421">
              <w:rPr>
                <w:rFonts w:ascii="Consolas" w:eastAsiaTheme="minorHAnsi" w:hAnsi="Consolas" w:cs="Consolas"/>
                <w:color w:val="0000FF"/>
                <w:sz w:val="16"/>
                <w:szCs w:val="16"/>
              </w:rPr>
              <w:t>void</w:t>
            </w:r>
            <w:r w:rsidRPr="00486421">
              <w:rPr>
                <w:rFonts w:ascii="Consolas" w:eastAsiaTheme="minorHAnsi" w:hAnsi="Consolas" w:cs="Consolas"/>
                <w:sz w:val="16"/>
                <w:szCs w:val="16"/>
              </w:rPr>
              <w:t xml:space="preserve"> main()</w:t>
            </w:r>
          </w:p>
          <w:p w:rsidR="00486421" w:rsidRPr="00486421" w:rsidRDefault="00486421" w:rsidP="00486421">
            <w:pPr>
              <w:autoSpaceDE w:val="0"/>
              <w:autoSpaceDN w:val="0"/>
              <w:adjustRightInd w:val="0"/>
              <w:jc w:val="left"/>
              <w:rPr>
                <w:rFonts w:ascii="Consolas" w:eastAsiaTheme="minorHAnsi" w:hAnsi="Consolas" w:cs="Consolas"/>
                <w:sz w:val="16"/>
                <w:szCs w:val="16"/>
              </w:rPr>
            </w:pPr>
            <w:r w:rsidRPr="00486421">
              <w:rPr>
                <w:rFonts w:ascii="Consolas" w:eastAsiaTheme="minorHAnsi" w:hAnsi="Consolas" w:cs="Consolas"/>
                <w:sz w:val="16"/>
                <w:szCs w:val="16"/>
              </w:rPr>
              <w:t>{</w:t>
            </w:r>
          </w:p>
          <w:p w:rsidR="00486421" w:rsidRPr="00486421" w:rsidRDefault="00486421" w:rsidP="00486421">
            <w:pPr>
              <w:autoSpaceDE w:val="0"/>
              <w:autoSpaceDN w:val="0"/>
              <w:adjustRightInd w:val="0"/>
              <w:jc w:val="left"/>
              <w:rPr>
                <w:rFonts w:ascii="Consolas" w:eastAsiaTheme="minorHAnsi" w:hAnsi="Consolas" w:cs="Consolas"/>
                <w:sz w:val="16"/>
                <w:szCs w:val="16"/>
              </w:rPr>
            </w:pPr>
            <w:r>
              <w:rPr>
                <w:rFonts w:ascii="Consolas" w:eastAsiaTheme="minorHAnsi" w:hAnsi="Consolas" w:cs="Consolas"/>
                <w:color w:val="008000"/>
                <w:sz w:val="16"/>
                <w:szCs w:val="16"/>
              </w:rPr>
              <w:t xml:space="preserve">    </w:t>
            </w:r>
            <w:r w:rsidRPr="00486421">
              <w:rPr>
                <w:rFonts w:ascii="Consolas" w:eastAsiaTheme="minorHAnsi" w:hAnsi="Consolas" w:cs="Consolas"/>
                <w:color w:val="008000"/>
                <w:sz w:val="16"/>
                <w:szCs w:val="16"/>
              </w:rPr>
              <w:t>// Retrieve sample point in NDC space [-1;1]</w:t>
            </w:r>
          </w:p>
          <w:p w:rsidR="00486421" w:rsidRPr="00486421" w:rsidRDefault="00486421" w:rsidP="00486421">
            <w:pPr>
              <w:autoSpaceDE w:val="0"/>
              <w:autoSpaceDN w:val="0"/>
              <w:adjustRightInd w:val="0"/>
              <w:jc w:val="left"/>
              <w:rPr>
                <w:rFonts w:ascii="Consolas" w:eastAsiaTheme="minorHAnsi" w:hAnsi="Consolas" w:cs="Consolas"/>
                <w:sz w:val="16"/>
                <w:szCs w:val="16"/>
                <w:lang w:val="fr-FR"/>
              </w:rPr>
            </w:pPr>
            <w:r w:rsidRPr="00184ADD">
              <w:rPr>
                <w:rFonts w:ascii="Consolas" w:eastAsiaTheme="minorHAnsi" w:hAnsi="Consolas" w:cs="Consolas"/>
                <w:sz w:val="16"/>
                <w:szCs w:val="16"/>
              </w:rPr>
              <w:t xml:space="preserve">    </w:t>
            </w:r>
            <w:r w:rsidRPr="00486421">
              <w:rPr>
                <w:rFonts w:ascii="Consolas" w:eastAsiaTheme="minorHAnsi" w:hAnsi="Consolas" w:cs="Consolas"/>
                <w:sz w:val="16"/>
                <w:szCs w:val="16"/>
                <w:lang w:val="fr-FR"/>
              </w:rPr>
              <w:t xml:space="preserve">vec2 </w:t>
            </w:r>
            <w:proofErr w:type="spellStart"/>
            <w:r w:rsidRPr="00486421">
              <w:rPr>
                <w:rFonts w:ascii="Consolas" w:eastAsiaTheme="minorHAnsi" w:hAnsi="Consolas" w:cs="Consolas"/>
                <w:sz w:val="16"/>
                <w:szCs w:val="16"/>
                <w:lang w:val="fr-FR"/>
              </w:rPr>
              <w:t>uv</w:t>
            </w:r>
            <w:proofErr w:type="spellEnd"/>
            <w:r w:rsidRPr="00486421">
              <w:rPr>
                <w:rFonts w:ascii="Consolas" w:eastAsiaTheme="minorHAnsi" w:hAnsi="Consolas" w:cs="Consolas"/>
                <w:sz w:val="16"/>
                <w:szCs w:val="16"/>
                <w:lang w:val="fr-FR"/>
              </w:rPr>
              <w:t xml:space="preserve"> = </w:t>
            </w:r>
            <w:proofErr w:type="gramStart"/>
            <w:r w:rsidRPr="00486421">
              <w:rPr>
                <w:rFonts w:ascii="Consolas" w:eastAsiaTheme="minorHAnsi" w:hAnsi="Consolas" w:cs="Consolas"/>
                <w:sz w:val="16"/>
                <w:szCs w:val="16"/>
                <w:lang w:val="fr-FR"/>
              </w:rPr>
              <w:t xml:space="preserve">( </w:t>
            </w:r>
            <w:proofErr w:type="spellStart"/>
            <w:r w:rsidRPr="00486421">
              <w:rPr>
                <w:rFonts w:ascii="Consolas" w:eastAsiaTheme="minorHAnsi" w:hAnsi="Consolas" w:cs="Consolas"/>
                <w:sz w:val="16"/>
                <w:szCs w:val="16"/>
                <w:lang w:val="fr-FR"/>
              </w:rPr>
              <w:t>gl</w:t>
            </w:r>
            <w:proofErr w:type="gramEnd"/>
            <w:r w:rsidRPr="00486421">
              <w:rPr>
                <w:rFonts w:ascii="Consolas" w:eastAsiaTheme="minorHAnsi" w:hAnsi="Consolas" w:cs="Consolas"/>
                <w:sz w:val="16"/>
                <w:szCs w:val="16"/>
                <w:lang w:val="fr-FR"/>
              </w:rPr>
              <w:t>_FragCoord.xy</w:t>
            </w:r>
            <w:proofErr w:type="spellEnd"/>
            <w:r w:rsidRPr="00486421">
              <w:rPr>
                <w:rFonts w:ascii="Consolas" w:eastAsiaTheme="minorHAnsi" w:hAnsi="Consolas" w:cs="Consolas"/>
                <w:sz w:val="16"/>
                <w:szCs w:val="16"/>
                <w:lang w:val="fr-FR"/>
              </w:rPr>
              <w:t xml:space="preserve"> - </w:t>
            </w:r>
            <w:proofErr w:type="spellStart"/>
            <w:r w:rsidRPr="00486421">
              <w:rPr>
                <w:rFonts w:ascii="Consolas" w:eastAsiaTheme="minorHAnsi" w:hAnsi="Consolas" w:cs="Consolas"/>
                <w:sz w:val="16"/>
                <w:szCs w:val="16"/>
                <w:lang w:val="fr-FR"/>
              </w:rPr>
              <w:t>uImageResolution</w:t>
            </w:r>
            <w:proofErr w:type="spellEnd"/>
            <w:r w:rsidRPr="00486421">
              <w:rPr>
                <w:rFonts w:ascii="Consolas" w:eastAsiaTheme="minorHAnsi" w:hAnsi="Consolas" w:cs="Consolas"/>
                <w:sz w:val="16"/>
                <w:szCs w:val="16"/>
                <w:lang w:val="fr-FR"/>
              </w:rPr>
              <w:t xml:space="preserve"> * 0.5 + vec2( 0.5 ) );</w:t>
            </w:r>
          </w:p>
          <w:p w:rsidR="00486421" w:rsidRPr="00486421" w:rsidRDefault="00486421" w:rsidP="00486421">
            <w:pPr>
              <w:autoSpaceDE w:val="0"/>
              <w:autoSpaceDN w:val="0"/>
              <w:adjustRightInd w:val="0"/>
              <w:jc w:val="left"/>
              <w:rPr>
                <w:rFonts w:ascii="Consolas" w:eastAsiaTheme="minorHAnsi" w:hAnsi="Consolas" w:cs="Consolas"/>
                <w:sz w:val="16"/>
                <w:szCs w:val="16"/>
              </w:rPr>
            </w:pPr>
            <w:r w:rsidRPr="00184ADD">
              <w:rPr>
                <w:rFonts w:ascii="Consolas" w:eastAsiaTheme="minorHAnsi" w:hAnsi="Consolas" w:cs="Consolas"/>
                <w:sz w:val="16"/>
                <w:szCs w:val="16"/>
                <w:lang w:val="fr-FR"/>
              </w:rPr>
              <w:t xml:space="preserve">    </w:t>
            </w:r>
            <w:proofErr w:type="spellStart"/>
            <w:r w:rsidRPr="00486421">
              <w:rPr>
                <w:rFonts w:ascii="Consolas" w:eastAsiaTheme="minorHAnsi" w:hAnsi="Consolas" w:cs="Consolas"/>
                <w:sz w:val="16"/>
                <w:szCs w:val="16"/>
              </w:rPr>
              <w:t>uv</w:t>
            </w:r>
            <w:proofErr w:type="spellEnd"/>
            <w:r w:rsidRPr="00486421">
              <w:rPr>
                <w:rFonts w:ascii="Consolas" w:eastAsiaTheme="minorHAnsi" w:hAnsi="Consolas" w:cs="Consolas"/>
                <w:sz w:val="16"/>
                <w:szCs w:val="16"/>
              </w:rPr>
              <w:t xml:space="preserve"> = </w:t>
            </w:r>
            <w:proofErr w:type="spellStart"/>
            <w:r w:rsidRPr="00486421">
              <w:rPr>
                <w:rFonts w:ascii="Consolas" w:eastAsiaTheme="minorHAnsi" w:hAnsi="Consolas" w:cs="Consolas"/>
                <w:sz w:val="16"/>
                <w:szCs w:val="16"/>
              </w:rPr>
              <w:t>uv</w:t>
            </w:r>
            <w:proofErr w:type="spellEnd"/>
            <w:r w:rsidRPr="00486421">
              <w:rPr>
                <w:rFonts w:ascii="Consolas" w:eastAsiaTheme="minorHAnsi" w:hAnsi="Consolas" w:cs="Consolas"/>
                <w:sz w:val="16"/>
                <w:szCs w:val="16"/>
              </w:rPr>
              <w:t xml:space="preserve"> / ( </w:t>
            </w:r>
            <w:proofErr w:type="spellStart"/>
            <w:r w:rsidRPr="00486421">
              <w:rPr>
                <w:rFonts w:ascii="Consolas" w:eastAsiaTheme="minorHAnsi" w:hAnsi="Consolas" w:cs="Consolas"/>
                <w:sz w:val="16"/>
                <w:szCs w:val="16"/>
              </w:rPr>
              <w:t>uImageResolution</w:t>
            </w:r>
            <w:proofErr w:type="spellEnd"/>
            <w:r w:rsidRPr="00486421">
              <w:rPr>
                <w:rFonts w:ascii="Consolas" w:eastAsiaTheme="minorHAnsi" w:hAnsi="Consolas" w:cs="Consolas"/>
                <w:sz w:val="16"/>
                <w:szCs w:val="16"/>
              </w:rPr>
              <w:t xml:space="preserve"> * 0.5 );</w:t>
            </w:r>
          </w:p>
          <w:p w:rsidR="00486421" w:rsidRPr="00486421" w:rsidRDefault="00486421" w:rsidP="00486421">
            <w:pPr>
              <w:autoSpaceDE w:val="0"/>
              <w:autoSpaceDN w:val="0"/>
              <w:adjustRightInd w:val="0"/>
              <w:jc w:val="left"/>
              <w:rPr>
                <w:rFonts w:ascii="Consolas" w:eastAsiaTheme="minorHAnsi" w:hAnsi="Consolas" w:cs="Consolas"/>
                <w:sz w:val="16"/>
                <w:szCs w:val="16"/>
              </w:rPr>
            </w:pPr>
          </w:p>
          <w:p w:rsidR="00486421" w:rsidRPr="00486421" w:rsidRDefault="00486421" w:rsidP="00486421">
            <w:pPr>
              <w:autoSpaceDE w:val="0"/>
              <w:autoSpaceDN w:val="0"/>
              <w:adjustRightInd w:val="0"/>
              <w:jc w:val="left"/>
              <w:rPr>
                <w:rFonts w:ascii="Consolas" w:eastAsiaTheme="minorHAnsi" w:hAnsi="Consolas" w:cs="Consolas"/>
                <w:sz w:val="16"/>
                <w:szCs w:val="16"/>
              </w:rPr>
            </w:pPr>
            <w:r>
              <w:rPr>
                <w:rFonts w:ascii="Consolas" w:eastAsiaTheme="minorHAnsi" w:hAnsi="Consolas" w:cs="Consolas"/>
                <w:color w:val="008000"/>
                <w:sz w:val="16"/>
                <w:szCs w:val="16"/>
              </w:rPr>
              <w:t xml:space="preserve">    </w:t>
            </w:r>
            <w:r w:rsidRPr="00486421">
              <w:rPr>
                <w:rFonts w:ascii="Consolas" w:eastAsiaTheme="minorHAnsi" w:hAnsi="Consolas" w:cs="Consolas"/>
                <w:color w:val="008000"/>
                <w:sz w:val="16"/>
                <w:szCs w:val="16"/>
              </w:rPr>
              <w:t>// Generate ray direction</w:t>
            </w:r>
          </w:p>
          <w:p w:rsidR="00486421" w:rsidRPr="00486421" w:rsidRDefault="00486421" w:rsidP="00486421">
            <w:pPr>
              <w:autoSpaceDE w:val="0"/>
              <w:autoSpaceDN w:val="0"/>
              <w:adjustRightInd w:val="0"/>
              <w:jc w:val="left"/>
              <w:rPr>
                <w:rFonts w:ascii="Consolas" w:eastAsiaTheme="minorHAnsi" w:hAnsi="Consolas" w:cs="Consolas"/>
                <w:sz w:val="16"/>
                <w:szCs w:val="16"/>
              </w:rPr>
            </w:pPr>
            <w:r>
              <w:rPr>
                <w:rFonts w:ascii="Consolas" w:eastAsiaTheme="minorHAnsi" w:hAnsi="Consolas" w:cs="Consolas"/>
                <w:sz w:val="16"/>
                <w:szCs w:val="16"/>
              </w:rPr>
              <w:t xml:space="preserve">    </w:t>
            </w:r>
            <w:r w:rsidRPr="00486421">
              <w:rPr>
                <w:rFonts w:ascii="Consolas" w:eastAsiaTheme="minorHAnsi" w:hAnsi="Consolas" w:cs="Consolas"/>
                <w:sz w:val="16"/>
                <w:szCs w:val="16"/>
              </w:rPr>
              <w:t xml:space="preserve">vec3 </w:t>
            </w:r>
            <w:proofErr w:type="spellStart"/>
            <w:r w:rsidRPr="00486421">
              <w:rPr>
                <w:rFonts w:ascii="Consolas" w:eastAsiaTheme="minorHAnsi" w:hAnsi="Consolas" w:cs="Consolas"/>
                <w:sz w:val="16"/>
                <w:szCs w:val="16"/>
              </w:rPr>
              <w:t>rayDirection</w:t>
            </w:r>
            <w:proofErr w:type="spellEnd"/>
            <w:r w:rsidRPr="00486421">
              <w:rPr>
                <w:rFonts w:ascii="Consolas" w:eastAsiaTheme="minorHAnsi" w:hAnsi="Consolas" w:cs="Consolas"/>
                <w:sz w:val="16"/>
                <w:szCs w:val="16"/>
              </w:rPr>
              <w:t xml:space="preserve"> = </w:t>
            </w:r>
            <w:proofErr w:type="spellStart"/>
            <w:r w:rsidRPr="00486421">
              <w:rPr>
                <w:rFonts w:ascii="Consolas" w:eastAsiaTheme="minorHAnsi" w:hAnsi="Consolas" w:cs="Consolas"/>
                <w:sz w:val="16"/>
                <w:szCs w:val="16"/>
              </w:rPr>
              <w:t>getRayDirection</w:t>
            </w:r>
            <w:proofErr w:type="spellEnd"/>
            <w:r w:rsidRPr="00486421">
              <w:rPr>
                <w:rFonts w:ascii="Consolas" w:eastAsiaTheme="minorHAnsi" w:hAnsi="Consolas" w:cs="Consolas"/>
                <w:sz w:val="16"/>
                <w:szCs w:val="16"/>
              </w:rPr>
              <w:t xml:space="preserve">( </w:t>
            </w:r>
            <w:proofErr w:type="spellStart"/>
            <w:r w:rsidRPr="00486421">
              <w:rPr>
                <w:rFonts w:ascii="Consolas" w:eastAsiaTheme="minorHAnsi" w:hAnsi="Consolas" w:cs="Consolas"/>
                <w:sz w:val="16"/>
                <w:szCs w:val="16"/>
              </w:rPr>
              <w:t>uv</w:t>
            </w:r>
            <w:proofErr w:type="spellEnd"/>
            <w:r w:rsidRPr="00486421">
              <w:rPr>
                <w:rFonts w:ascii="Consolas" w:eastAsiaTheme="minorHAnsi" w:hAnsi="Consolas" w:cs="Consolas"/>
                <w:sz w:val="16"/>
                <w:szCs w:val="16"/>
              </w:rPr>
              <w:t xml:space="preserve"> );</w:t>
            </w:r>
          </w:p>
          <w:p w:rsidR="00486421" w:rsidRPr="00486421" w:rsidRDefault="00486421" w:rsidP="00486421">
            <w:pPr>
              <w:autoSpaceDE w:val="0"/>
              <w:autoSpaceDN w:val="0"/>
              <w:adjustRightInd w:val="0"/>
              <w:jc w:val="left"/>
              <w:rPr>
                <w:rFonts w:ascii="Consolas" w:eastAsiaTheme="minorHAnsi" w:hAnsi="Consolas" w:cs="Consolas"/>
                <w:sz w:val="16"/>
                <w:szCs w:val="16"/>
              </w:rPr>
            </w:pPr>
          </w:p>
          <w:p w:rsidR="00486421" w:rsidRPr="00486421" w:rsidRDefault="00486421" w:rsidP="00486421">
            <w:pPr>
              <w:autoSpaceDE w:val="0"/>
              <w:autoSpaceDN w:val="0"/>
              <w:adjustRightInd w:val="0"/>
              <w:jc w:val="left"/>
              <w:rPr>
                <w:rFonts w:ascii="Consolas" w:eastAsiaTheme="minorHAnsi" w:hAnsi="Consolas" w:cs="Consolas"/>
                <w:sz w:val="16"/>
                <w:szCs w:val="16"/>
              </w:rPr>
            </w:pPr>
            <w:r>
              <w:rPr>
                <w:rFonts w:ascii="Consolas" w:eastAsiaTheme="minorHAnsi" w:hAnsi="Consolas" w:cs="Consolas"/>
                <w:color w:val="008000"/>
                <w:sz w:val="16"/>
                <w:szCs w:val="16"/>
              </w:rPr>
              <w:t xml:space="preserve">    </w:t>
            </w:r>
            <w:r w:rsidRPr="00486421">
              <w:rPr>
                <w:rFonts w:ascii="Consolas" w:eastAsiaTheme="minorHAnsi" w:hAnsi="Consolas" w:cs="Consolas"/>
                <w:color w:val="008000"/>
                <w:sz w:val="16"/>
                <w:szCs w:val="16"/>
              </w:rPr>
              <w:t>// Write output data</w:t>
            </w:r>
          </w:p>
          <w:p w:rsidR="00486421" w:rsidRPr="00486421" w:rsidRDefault="00486421" w:rsidP="00486421">
            <w:pPr>
              <w:autoSpaceDE w:val="0"/>
              <w:autoSpaceDN w:val="0"/>
              <w:adjustRightInd w:val="0"/>
              <w:jc w:val="left"/>
              <w:rPr>
                <w:rFonts w:ascii="Consolas" w:eastAsiaTheme="minorHAnsi" w:hAnsi="Consolas" w:cs="Consolas"/>
                <w:sz w:val="16"/>
                <w:szCs w:val="16"/>
                <w:lang w:val="fr-FR"/>
              </w:rPr>
            </w:pPr>
            <w:r w:rsidRPr="00184ADD">
              <w:rPr>
                <w:rFonts w:ascii="Consolas" w:eastAsiaTheme="minorHAnsi" w:hAnsi="Consolas" w:cs="Consolas"/>
                <w:sz w:val="16"/>
                <w:szCs w:val="16"/>
              </w:rPr>
              <w:t xml:space="preserve">    </w:t>
            </w:r>
            <w:proofErr w:type="spellStart"/>
            <w:r w:rsidRPr="00486421">
              <w:rPr>
                <w:rFonts w:ascii="Consolas" w:eastAsiaTheme="minorHAnsi" w:hAnsi="Consolas" w:cs="Consolas"/>
                <w:sz w:val="16"/>
                <w:szCs w:val="16"/>
                <w:lang w:val="fr-FR"/>
              </w:rPr>
              <w:t>oData</w:t>
            </w:r>
            <w:proofErr w:type="spellEnd"/>
            <w:r w:rsidRPr="00486421">
              <w:rPr>
                <w:rFonts w:ascii="Consolas" w:eastAsiaTheme="minorHAnsi" w:hAnsi="Consolas" w:cs="Consolas"/>
                <w:sz w:val="16"/>
                <w:szCs w:val="16"/>
                <w:lang w:val="fr-FR"/>
              </w:rPr>
              <w:t xml:space="preserve"> = </w:t>
            </w:r>
            <w:proofErr w:type="gramStart"/>
            <w:r w:rsidRPr="00486421">
              <w:rPr>
                <w:rFonts w:ascii="Consolas" w:eastAsiaTheme="minorHAnsi" w:hAnsi="Consolas" w:cs="Consolas"/>
                <w:sz w:val="16"/>
                <w:szCs w:val="16"/>
                <w:lang w:val="fr-FR"/>
              </w:rPr>
              <w:t>vec4(</w:t>
            </w:r>
            <w:proofErr w:type="gramEnd"/>
            <w:r w:rsidRPr="00486421">
              <w:rPr>
                <w:rFonts w:ascii="Consolas" w:eastAsiaTheme="minorHAnsi" w:hAnsi="Consolas" w:cs="Consolas"/>
                <w:sz w:val="16"/>
                <w:szCs w:val="16"/>
                <w:lang w:val="fr-FR"/>
              </w:rPr>
              <w:t xml:space="preserve"> </w:t>
            </w:r>
            <w:proofErr w:type="spellStart"/>
            <w:r w:rsidRPr="00486421">
              <w:rPr>
                <w:rFonts w:ascii="Consolas" w:eastAsiaTheme="minorHAnsi" w:hAnsi="Consolas" w:cs="Consolas"/>
                <w:sz w:val="16"/>
                <w:szCs w:val="16"/>
                <w:lang w:val="fr-FR"/>
              </w:rPr>
              <w:t>rayDirection</w:t>
            </w:r>
            <w:proofErr w:type="spellEnd"/>
            <w:r w:rsidRPr="00486421">
              <w:rPr>
                <w:rFonts w:ascii="Consolas" w:eastAsiaTheme="minorHAnsi" w:hAnsi="Consolas" w:cs="Consolas"/>
                <w:sz w:val="16"/>
                <w:szCs w:val="16"/>
                <w:lang w:val="fr-FR"/>
              </w:rPr>
              <w:t>, 0.0 );</w:t>
            </w:r>
          </w:p>
          <w:p w:rsidR="00486421" w:rsidRDefault="00486421" w:rsidP="00486421">
            <w:pPr>
              <w:autoSpaceDE w:val="0"/>
              <w:autoSpaceDN w:val="0"/>
              <w:adjustRightInd w:val="0"/>
              <w:jc w:val="left"/>
              <w:rPr>
                <w:rFonts w:ascii="Univers CE 45 Light" w:hAnsi="Univers CE 45 Light"/>
                <w:sz w:val="19"/>
                <w:szCs w:val="19"/>
              </w:rPr>
            </w:pPr>
            <w:r w:rsidRPr="00486421">
              <w:rPr>
                <w:rFonts w:ascii="Consolas" w:eastAsiaTheme="minorHAnsi" w:hAnsi="Consolas" w:cs="Consolas"/>
                <w:sz w:val="16"/>
                <w:szCs w:val="16"/>
                <w:lang w:val="fr-FR"/>
              </w:rPr>
              <w:t>}</w:t>
            </w:r>
          </w:p>
        </w:tc>
      </w:tr>
    </w:tbl>
    <w:p w:rsidR="00486421" w:rsidRDefault="00486421" w:rsidP="00486421">
      <w:pPr>
        <w:ind w:left="709" w:right="34"/>
        <w:rPr>
          <w:rFonts w:ascii="Univers CE 45 Light" w:hAnsi="Univers CE 45 Light"/>
          <w:sz w:val="19"/>
          <w:szCs w:val="19"/>
        </w:rPr>
      </w:pPr>
    </w:p>
    <w:p w:rsidR="004C4CA7" w:rsidRDefault="00212055" w:rsidP="004C4CA7">
      <w:pPr>
        <w:ind w:left="709" w:right="34"/>
        <w:rPr>
          <w:rFonts w:ascii="Univers CE 45 Light" w:hAnsi="Univers CE 45 Light"/>
          <w:sz w:val="19"/>
          <w:szCs w:val="19"/>
        </w:rPr>
      </w:pPr>
      <w:r>
        <w:rPr>
          <w:rFonts w:ascii="Univers CE 45 Light" w:hAnsi="Univers CE 45 Light"/>
          <w:sz w:val="19"/>
          <w:szCs w:val="19"/>
        </w:rPr>
        <w:t xml:space="preserve">Method to compute ray </w:t>
      </w:r>
      <w:proofErr w:type="gramStart"/>
      <w:r>
        <w:rPr>
          <w:rFonts w:ascii="Univers CE 45 Light" w:hAnsi="Univers CE 45 Light"/>
          <w:sz w:val="19"/>
          <w:szCs w:val="19"/>
        </w:rPr>
        <w:t>direction :</w:t>
      </w:r>
      <w:proofErr w:type="gramEnd"/>
    </w:p>
    <w:tbl>
      <w:tblPr>
        <w:tblStyle w:val="Grilledutableau"/>
        <w:tblW w:w="0" w:type="auto"/>
        <w:tblInd w:w="709" w:type="dxa"/>
        <w:tblLook w:val="04A0"/>
      </w:tblPr>
      <w:tblGrid>
        <w:gridCol w:w="9854"/>
      </w:tblGrid>
      <w:tr w:rsidR="004C4CA7" w:rsidRPr="004C4CA7" w:rsidTr="004C4CA7">
        <w:tc>
          <w:tcPr>
            <w:tcW w:w="9854" w:type="dxa"/>
          </w:tcPr>
          <w:p w:rsidR="004C4CA7" w:rsidRPr="004C4CA7" w:rsidRDefault="004C4CA7" w:rsidP="004C4CA7">
            <w:pPr>
              <w:autoSpaceDE w:val="0"/>
              <w:autoSpaceDN w:val="0"/>
              <w:adjustRightInd w:val="0"/>
              <w:jc w:val="left"/>
              <w:rPr>
                <w:rFonts w:ascii="Consolas" w:eastAsiaTheme="minorHAnsi" w:hAnsi="Consolas" w:cs="Consolas"/>
                <w:sz w:val="16"/>
                <w:szCs w:val="16"/>
              </w:rPr>
            </w:pPr>
            <w:r w:rsidRPr="004C4CA7">
              <w:rPr>
                <w:rFonts w:ascii="Consolas" w:eastAsiaTheme="minorHAnsi" w:hAnsi="Consolas" w:cs="Consolas"/>
                <w:color w:val="008000"/>
                <w:sz w:val="16"/>
                <w:szCs w:val="16"/>
              </w:rPr>
              <w:t>////////////////////////////////////////////////////////////////////////////////</w:t>
            </w:r>
          </w:p>
          <w:p w:rsidR="004C4CA7" w:rsidRPr="004C4CA7" w:rsidRDefault="004C4CA7" w:rsidP="004C4CA7">
            <w:pPr>
              <w:autoSpaceDE w:val="0"/>
              <w:autoSpaceDN w:val="0"/>
              <w:adjustRightInd w:val="0"/>
              <w:jc w:val="left"/>
              <w:rPr>
                <w:rFonts w:ascii="Consolas" w:eastAsiaTheme="minorHAnsi" w:hAnsi="Consolas" w:cs="Consolas"/>
                <w:sz w:val="16"/>
                <w:szCs w:val="16"/>
              </w:rPr>
            </w:pPr>
            <w:r w:rsidRPr="004C4CA7">
              <w:rPr>
                <w:rFonts w:ascii="Consolas" w:eastAsiaTheme="minorHAnsi" w:hAnsi="Consolas" w:cs="Consolas"/>
                <w:color w:val="008000"/>
                <w:sz w:val="16"/>
                <w:szCs w:val="16"/>
              </w:rPr>
              <w:t>// Generate ray direction</w:t>
            </w:r>
          </w:p>
          <w:p w:rsidR="004C4CA7" w:rsidRPr="004C4CA7" w:rsidRDefault="004C4CA7" w:rsidP="004C4CA7">
            <w:pPr>
              <w:autoSpaceDE w:val="0"/>
              <w:autoSpaceDN w:val="0"/>
              <w:adjustRightInd w:val="0"/>
              <w:jc w:val="left"/>
              <w:rPr>
                <w:rFonts w:ascii="Consolas" w:eastAsiaTheme="minorHAnsi" w:hAnsi="Consolas" w:cs="Consolas"/>
                <w:sz w:val="16"/>
                <w:szCs w:val="16"/>
              </w:rPr>
            </w:pPr>
            <w:r w:rsidRPr="004C4CA7">
              <w:rPr>
                <w:rFonts w:ascii="Consolas" w:eastAsiaTheme="minorHAnsi" w:hAnsi="Consolas" w:cs="Consolas"/>
                <w:color w:val="008000"/>
                <w:sz w:val="16"/>
                <w:szCs w:val="16"/>
              </w:rPr>
              <w:t>////////////////////////////////////////////////////////////////////////////////</w:t>
            </w:r>
          </w:p>
          <w:p w:rsidR="004C4CA7" w:rsidRPr="004C4CA7" w:rsidRDefault="004C4CA7" w:rsidP="004C4CA7">
            <w:pPr>
              <w:autoSpaceDE w:val="0"/>
              <w:autoSpaceDN w:val="0"/>
              <w:adjustRightInd w:val="0"/>
              <w:jc w:val="left"/>
              <w:rPr>
                <w:rFonts w:ascii="Consolas" w:eastAsiaTheme="minorHAnsi" w:hAnsi="Consolas" w:cs="Consolas"/>
                <w:sz w:val="16"/>
                <w:szCs w:val="16"/>
              </w:rPr>
            </w:pPr>
            <w:r w:rsidRPr="004C4CA7">
              <w:rPr>
                <w:rFonts w:ascii="Consolas" w:eastAsiaTheme="minorHAnsi" w:hAnsi="Consolas" w:cs="Consolas"/>
                <w:sz w:val="16"/>
                <w:szCs w:val="16"/>
              </w:rPr>
              <w:t xml:space="preserve">subroutine( </w:t>
            </w:r>
            <w:proofErr w:type="spellStart"/>
            <w:r w:rsidRPr="004C4CA7">
              <w:rPr>
                <w:rFonts w:ascii="Consolas" w:eastAsiaTheme="minorHAnsi" w:hAnsi="Consolas" w:cs="Consolas"/>
                <w:sz w:val="16"/>
                <w:szCs w:val="16"/>
              </w:rPr>
              <w:t>getRayDirectionSubRoutineType</w:t>
            </w:r>
            <w:proofErr w:type="spellEnd"/>
            <w:r w:rsidRPr="004C4CA7">
              <w:rPr>
                <w:rFonts w:ascii="Consolas" w:eastAsiaTheme="minorHAnsi" w:hAnsi="Consolas" w:cs="Consolas"/>
                <w:sz w:val="16"/>
                <w:szCs w:val="16"/>
              </w:rPr>
              <w:t xml:space="preserve"> )</w:t>
            </w:r>
          </w:p>
          <w:p w:rsidR="004C4CA7" w:rsidRPr="004C4CA7" w:rsidRDefault="004C4CA7" w:rsidP="004C4CA7">
            <w:pPr>
              <w:autoSpaceDE w:val="0"/>
              <w:autoSpaceDN w:val="0"/>
              <w:adjustRightInd w:val="0"/>
              <w:jc w:val="left"/>
              <w:rPr>
                <w:rFonts w:ascii="Consolas" w:eastAsiaTheme="minorHAnsi" w:hAnsi="Consolas" w:cs="Consolas"/>
                <w:sz w:val="16"/>
                <w:szCs w:val="16"/>
              </w:rPr>
            </w:pPr>
            <w:r w:rsidRPr="004C4CA7">
              <w:rPr>
                <w:rFonts w:ascii="Consolas" w:eastAsiaTheme="minorHAnsi" w:hAnsi="Consolas" w:cs="Consolas"/>
                <w:sz w:val="16"/>
                <w:szCs w:val="16"/>
              </w:rPr>
              <w:t xml:space="preserve">vec3 </w:t>
            </w:r>
            <w:proofErr w:type="spellStart"/>
            <w:r w:rsidRPr="004C4CA7">
              <w:rPr>
                <w:rFonts w:ascii="Consolas" w:eastAsiaTheme="minorHAnsi" w:hAnsi="Consolas" w:cs="Consolas"/>
                <w:sz w:val="16"/>
                <w:szCs w:val="16"/>
              </w:rPr>
              <w:t>getClassicalRayDirection</w:t>
            </w:r>
            <w:proofErr w:type="spellEnd"/>
            <w:r w:rsidRPr="004C4CA7">
              <w:rPr>
                <w:rFonts w:ascii="Consolas" w:eastAsiaTheme="minorHAnsi" w:hAnsi="Consolas" w:cs="Consolas"/>
                <w:sz w:val="16"/>
                <w:szCs w:val="16"/>
              </w:rPr>
              <w:t xml:space="preserve">( vec2 </w:t>
            </w:r>
            <w:proofErr w:type="spellStart"/>
            <w:r w:rsidRPr="004C4CA7">
              <w:rPr>
                <w:rFonts w:ascii="Consolas" w:eastAsiaTheme="minorHAnsi" w:hAnsi="Consolas" w:cs="Consolas"/>
                <w:sz w:val="16"/>
                <w:szCs w:val="16"/>
              </w:rPr>
              <w:t>uv</w:t>
            </w:r>
            <w:proofErr w:type="spellEnd"/>
            <w:r w:rsidRPr="004C4CA7">
              <w:rPr>
                <w:rFonts w:ascii="Consolas" w:eastAsiaTheme="minorHAnsi" w:hAnsi="Consolas" w:cs="Consolas"/>
                <w:sz w:val="16"/>
                <w:szCs w:val="16"/>
              </w:rPr>
              <w:t xml:space="preserve"> )</w:t>
            </w:r>
          </w:p>
          <w:p w:rsidR="004C4CA7" w:rsidRPr="004C4CA7" w:rsidRDefault="004C4CA7" w:rsidP="004C4CA7">
            <w:pPr>
              <w:autoSpaceDE w:val="0"/>
              <w:autoSpaceDN w:val="0"/>
              <w:adjustRightInd w:val="0"/>
              <w:jc w:val="left"/>
              <w:rPr>
                <w:rFonts w:ascii="Consolas" w:eastAsiaTheme="minorHAnsi" w:hAnsi="Consolas" w:cs="Consolas"/>
                <w:sz w:val="16"/>
                <w:szCs w:val="16"/>
              </w:rPr>
            </w:pPr>
            <w:r w:rsidRPr="004C4CA7">
              <w:rPr>
                <w:rFonts w:ascii="Consolas" w:eastAsiaTheme="minorHAnsi" w:hAnsi="Consolas" w:cs="Consolas"/>
                <w:sz w:val="16"/>
                <w:szCs w:val="16"/>
              </w:rPr>
              <w:t>{</w:t>
            </w:r>
          </w:p>
          <w:p w:rsidR="004C4CA7" w:rsidRPr="004C4CA7" w:rsidRDefault="004C4CA7" w:rsidP="004C4CA7">
            <w:pPr>
              <w:autoSpaceDE w:val="0"/>
              <w:autoSpaceDN w:val="0"/>
              <w:adjustRightInd w:val="0"/>
              <w:jc w:val="left"/>
              <w:rPr>
                <w:rFonts w:ascii="Consolas" w:eastAsiaTheme="minorHAnsi" w:hAnsi="Consolas" w:cs="Consolas"/>
                <w:sz w:val="16"/>
                <w:szCs w:val="16"/>
              </w:rPr>
            </w:pPr>
            <w:r>
              <w:rPr>
                <w:rFonts w:ascii="Consolas" w:eastAsiaTheme="minorHAnsi" w:hAnsi="Consolas" w:cs="Consolas"/>
                <w:color w:val="0000FF"/>
                <w:sz w:val="16"/>
                <w:szCs w:val="16"/>
              </w:rPr>
              <w:t xml:space="preserve">    </w:t>
            </w:r>
            <w:r w:rsidRPr="004C4CA7">
              <w:rPr>
                <w:rFonts w:ascii="Consolas" w:eastAsiaTheme="minorHAnsi" w:hAnsi="Consolas" w:cs="Consolas"/>
                <w:color w:val="0000FF"/>
                <w:sz w:val="16"/>
                <w:szCs w:val="16"/>
              </w:rPr>
              <w:t>return</w:t>
            </w:r>
            <w:r w:rsidRPr="004C4CA7">
              <w:rPr>
                <w:rFonts w:ascii="Consolas" w:eastAsiaTheme="minorHAnsi" w:hAnsi="Consolas" w:cs="Consolas"/>
                <w:sz w:val="16"/>
                <w:szCs w:val="16"/>
              </w:rPr>
              <w:t xml:space="preserve"> ( </w:t>
            </w:r>
            <w:proofErr w:type="spellStart"/>
            <w:r w:rsidRPr="004C4CA7">
              <w:rPr>
                <w:rFonts w:ascii="Consolas" w:eastAsiaTheme="minorHAnsi" w:hAnsi="Consolas" w:cs="Consolas"/>
                <w:sz w:val="16"/>
                <w:szCs w:val="16"/>
              </w:rPr>
              <w:t>uv.x</w:t>
            </w:r>
            <w:proofErr w:type="spellEnd"/>
            <w:r w:rsidRPr="004C4CA7">
              <w:rPr>
                <w:rFonts w:ascii="Consolas" w:eastAsiaTheme="minorHAnsi" w:hAnsi="Consolas" w:cs="Consolas"/>
                <w:sz w:val="16"/>
                <w:szCs w:val="16"/>
              </w:rPr>
              <w:t xml:space="preserve"> * </w:t>
            </w:r>
            <w:proofErr w:type="spellStart"/>
            <w:r w:rsidRPr="004C4CA7">
              <w:rPr>
                <w:rFonts w:ascii="Consolas" w:eastAsiaTheme="minorHAnsi" w:hAnsi="Consolas" w:cs="Consolas"/>
                <w:sz w:val="16"/>
                <w:szCs w:val="16"/>
              </w:rPr>
              <w:t>uCameraXAxis</w:t>
            </w:r>
            <w:proofErr w:type="spellEnd"/>
            <w:r w:rsidRPr="004C4CA7">
              <w:rPr>
                <w:rFonts w:ascii="Consolas" w:eastAsiaTheme="minorHAnsi" w:hAnsi="Consolas" w:cs="Consolas"/>
                <w:sz w:val="16"/>
                <w:szCs w:val="16"/>
              </w:rPr>
              <w:t xml:space="preserve"> + </w:t>
            </w:r>
            <w:proofErr w:type="spellStart"/>
            <w:r w:rsidRPr="004C4CA7">
              <w:rPr>
                <w:rFonts w:ascii="Consolas" w:eastAsiaTheme="minorHAnsi" w:hAnsi="Consolas" w:cs="Consolas"/>
                <w:sz w:val="16"/>
                <w:szCs w:val="16"/>
              </w:rPr>
              <w:t>uv.y</w:t>
            </w:r>
            <w:proofErr w:type="spellEnd"/>
            <w:r w:rsidRPr="004C4CA7">
              <w:rPr>
                <w:rFonts w:ascii="Consolas" w:eastAsiaTheme="minorHAnsi" w:hAnsi="Consolas" w:cs="Consolas"/>
                <w:sz w:val="16"/>
                <w:szCs w:val="16"/>
              </w:rPr>
              <w:t xml:space="preserve"> * </w:t>
            </w:r>
            <w:proofErr w:type="spellStart"/>
            <w:r w:rsidRPr="004C4CA7">
              <w:rPr>
                <w:rFonts w:ascii="Consolas" w:eastAsiaTheme="minorHAnsi" w:hAnsi="Consolas" w:cs="Consolas"/>
                <w:sz w:val="16"/>
                <w:szCs w:val="16"/>
              </w:rPr>
              <w:t>uCameraYAxis</w:t>
            </w:r>
            <w:proofErr w:type="spellEnd"/>
            <w:r w:rsidRPr="004C4CA7">
              <w:rPr>
                <w:rFonts w:ascii="Consolas" w:eastAsiaTheme="minorHAnsi" w:hAnsi="Consolas" w:cs="Consolas"/>
                <w:sz w:val="16"/>
                <w:szCs w:val="16"/>
              </w:rPr>
              <w:t xml:space="preserve"> - </w:t>
            </w:r>
            <w:r w:rsidRPr="004C4CA7">
              <w:rPr>
                <w:rFonts w:ascii="Consolas" w:eastAsiaTheme="minorHAnsi" w:hAnsi="Consolas" w:cs="Consolas"/>
                <w:color w:val="008000"/>
                <w:sz w:val="16"/>
                <w:szCs w:val="16"/>
              </w:rPr>
              <w:t>/*</w:t>
            </w:r>
            <w:proofErr w:type="spellStart"/>
            <w:r w:rsidRPr="004C4CA7">
              <w:rPr>
                <w:rFonts w:ascii="Consolas" w:eastAsiaTheme="minorHAnsi" w:hAnsi="Consolas" w:cs="Consolas"/>
                <w:color w:val="008000"/>
                <w:sz w:val="16"/>
                <w:szCs w:val="16"/>
              </w:rPr>
              <w:t>uCameraViewPlaneDistance</w:t>
            </w:r>
            <w:proofErr w:type="spellEnd"/>
            <w:r w:rsidRPr="004C4CA7">
              <w:rPr>
                <w:rFonts w:ascii="Consolas" w:eastAsiaTheme="minorHAnsi" w:hAnsi="Consolas" w:cs="Consolas"/>
                <w:color w:val="008000"/>
                <w:sz w:val="16"/>
                <w:szCs w:val="16"/>
              </w:rPr>
              <w:t>*/</w:t>
            </w:r>
            <w:r w:rsidRPr="004C4CA7">
              <w:rPr>
                <w:rFonts w:ascii="Consolas" w:eastAsiaTheme="minorHAnsi" w:hAnsi="Consolas" w:cs="Consolas"/>
                <w:sz w:val="16"/>
                <w:szCs w:val="16"/>
              </w:rPr>
              <w:t xml:space="preserve">2.0 * </w:t>
            </w:r>
            <w:proofErr w:type="spellStart"/>
            <w:r w:rsidRPr="004C4CA7">
              <w:rPr>
                <w:rFonts w:ascii="Consolas" w:eastAsiaTheme="minorHAnsi" w:hAnsi="Consolas" w:cs="Consolas"/>
                <w:sz w:val="16"/>
                <w:szCs w:val="16"/>
              </w:rPr>
              <w:t>uCameraZAxis</w:t>
            </w:r>
            <w:proofErr w:type="spellEnd"/>
            <w:r w:rsidRPr="004C4CA7">
              <w:rPr>
                <w:rFonts w:ascii="Consolas" w:eastAsiaTheme="minorHAnsi" w:hAnsi="Consolas" w:cs="Consolas"/>
                <w:sz w:val="16"/>
                <w:szCs w:val="16"/>
              </w:rPr>
              <w:t xml:space="preserve"> );</w:t>
            </w:r>
          </w:p>
          <w:p w:rsidR="004C4CA7" w:rsidRPr="004C4CA7" w:rsidRDefault="004C4CA7" w:rsidP="004C4CA7">
            <w:pPr>
              <w:autoSpaceDE w:val="0"/>
              <w:autoSpaceDN w:val="0"/>
              <w:adjustRightInd w:val="0"/>
              <w:jc w:val="left"/>
              <w:rPr>
                <w:rFonts w:ascii="Consolas" w:eastAsiaTheme="minorHAnsi" w:hAnsi="Consolas" w:cs="Consolas"/>
                <w:sz w:val="16"/>
                <w:szCs w:val="16"/>
              </w:rPr>
            </w:pPr>
            <w:r w:rsidRPr="004C4CA7">
              <w:rPr>
                <w:rFonts w:ascii="Consolas" w:eastAsiaTheme="minorHAnsi" w:hAnsi="Consolas" w:cs="Consolas"/>
                <w:sz w:val="16"/>
                <w:szCs w:val="16"/>
              </w:rPr>
              <w:t>}</w:t>
            </w:r>
          </w:p>
        </w:tc>
      </w:tr>
    </w:tbl>
    <w:p w:rsidR="004C4CA7" w:rsidRPr="004C4CA7" w:rsidRDefault="004C4CA7" w:rsidP="004C4CA7">
      <w:pPr>
        <w:ind w:left="709" w:right="34"/>
        <w:rPr>
          <w:rFonts w:ascii="Univers CE 45 Light" w:hAnsi="Univers CE 45 Light"/>
          <w:sz w:val="19"/>
          <w:szCs w:val="19"/>
          <w:lang w:val="fr-FR"/>
        </w:rPr>
      </w:pPr>
    </w:p>
    <w:p w:rsidR="004C4CA7" w:rsidRDefault="004C4CA7" w:rsidP="004C4CA7">
      <w:pPr>
        <w:ind w:left="709" w:right="34"/>
        <w:rPr>
          <w:rFonts w:ascii="Univers CE 45 Light" w:hAnsi="Univers CE 45 Light"/>
          <w:sz w:val="19"/>
          <w:szCs w:val="19"/>
        </w:rPr>
      </w:pPr>
    </w:p>
    <w:p w:rsidR="00212055" w:rsidRDefault="00212055" w:rsidP="004C4CA7">
      <w:pPr>
        <w:ind w:left="709" w:right="34"/>
        <w:rPr>
          <w:rFonts w:ascii="Univers CE 45 Light" w:hAnsi="Univers CE 45 Light"/>
          <w:sz w:val="19"/>
          <w:szCs w:val="19"/>
        </w:rPr>
      </w:pPr>
    </w:p>
    <w:p w:rsidR="00212055" w:rsidRDefault="00212055" w:rsidP="00212055">
      <w:pPr>
        <w:ind w:left="709" w:right="34"/>
        <w:rPr>
          <w:rFonts w:ascii="Univers CE 45 Light" w:hAnsi="Univers CE 45 Light"/>
          <w:sz w:val="19"/>
          <w:szCs w:val="19"/>
        </w:rPr>
      </w:pPr>
      <w:r>
        <w:rPr>
          <w:rFonts w:ascii="Univers CE 45 Light" w:hAnsi="Univers CE 45 Light"/>
          <w:sz w:val="19"/>
          <w:szCs w:val="19"/>
        </w:rPr>
        <w:lastRenderedPageBreak/>
        <w:t xml:space="preserve">Method to compute “fish eye” ray </w:t>
      </w:r>
      <w:proofErr w:type="gramStart"/>
      <w:r>
        <w:rPr>
          <w:rFonts w:ascii="Univers CE 45 Light" w:hAnsi="Univers CE 45 Light"/>
          <w:sz w:val="19"/>
          <w:szCs w:val="19"/>
        </w:rPr>
        <w:t>direction :</w:t>
      </w:r>
      <w:proofErr w:type="gramEnd"/>
    </w:p>
    <w:tbl>
      <w:tblPr>
        <w:tblStyle w:val="Grilledutableau"/>
        <w:tblW w:w="0" w:type="auto"/>
        <w:tblInd w:w="709" w:type="dxa"/>
        <w:tblLook w:val="04A0"/>
      </w:tblPr>
      <w:tblGrid>
        <w:gridCol w:w="9854"/>
      </w:tblGrid>
      <w:tr w:rsidR="004C4CA7" w:rsidRPr="004C4CA7" w:rsidTr="000079E6">
        <w:tc>
          <w:tcPr>
            <w:tcW w:w="9854" w:type="dxa"/>
          </w:tcPr>
          <w:p w:rsidR="004C4CA7" w:rsidRPr="004C4CA7" w:rsidRDefault="004C4CA7" w:rsidP="000079E6">
            <w:pPr>
              <w:autoSpaceDE w:val="0"/>
              <w:autoSpaceDN w:val="0"/>
              <w:adjustRightInd w:val="0"/>
              <w:jc w:val="left"/>
              <w:rPr>
                <w:rFonts w:ascii="Consolas" w:eastAsiaTheme="minorHAnsi" w:hAnsi="Consolas" w:cs="Consolas"/>
                <w:sz w:val="16"/>
                <w:szCs w:val="16"/>
              </w:rPr>
            </w:pPr>
            <w:r w:rsidRPr="004C4CA7">
              <w:rPr>
                <w:rFonts w:ascii="Consolas" w:eastAsiaTheme="minorHAnsi" w:hAnsi="Consolas" w:cs="Consolas"/>
                <w:color w:val="008000"/>
                <w:sz w:val="16"/>
                <w:szCs w:val="16"/>
              </w:rPr>
              <w:t>////////////////////////////////////////////////////////////////////////////////</w:t>
            </w:r>
          </w:p>
          <w:p w:rsidR="004C4CA7" w:rsidRPr="004C4CA7" w:rsidRDefault="004C4CA7" w:rsidP="000079E6">
            <w:pPr>
              <w:autoSpaceDE w:val="0"/>
              <w:autoSpaceDN w:val="0"/>
              <w:adjustRightInd w:val="0"/>
              <w:jc w:val="left"/>
              <w:rPr>
                <w:rFonts w:ascii="Consolas" w:eastAsiaTheme="minorHAnsi" w:hAnsi="Consolas" w:cs="Consolas"/>
                <w:sz w:val="16"/>
                <w:szCs w:val="16"/>
              </w:rPr>
            </w:pPr>
            <w:r w:rsidRPr="004C4CA7">
              <w:rPr>
                <w:rFonts w:ascii="Consolas" w:eastAsiaTheme="minorHAnsi" w:hAnsi="Consolas" w:cs="Consolas"/>
                <w:color w:val="008000"/>
                <w:sz w:val="16"/>
                <w:szCs w:val="16"/>
              </w:rPr>
              <w:t>// Generate ray direction with Fish Eye nonlinear projection</w:t>
            </w:r>
          </w:p>
          <w:p w:rsidR="004C4CA7" w:rsidRPr="00303017" w:rsidRDefault="004C4CA7" w:rsidP="000079E6">
            <w:pPr>
              <w:autoSpaceDE w:val="0"/>
              <w:autoSpaceDN w:val="0"/>
              <w:adjustRightInd w:val="0"/>
              <w:jc w:val="left"/>
              <w:rPr>
                <w:rFonts w:ascii="Consolas" w:eastAsiaTheme="minorHAnsi" w:hAnsi="Consolas" w:cs="Consolas"/>
                <w:sz w:val="16"/>
                <w:szCs w:val="16"/>
              </w:rPr>
            </w:pPr>
            <w:r w:rsidRPr="00303017">
              <w:rPr>
                <w:rFonts w:ascii="Consolas" w:eastAsiaTheme="minorHAnsi" w:hAnsi="Consolas" w:cs="Consolas"/>
                <w:color w:val="008000"/>
                <w:sz w:val="16"/>
                <w:szCs w:val="16"/>
              </w:rPr>
              <w:t>////////////////////////////////////////////////////////////////////////////////</w:t>
            </w:r>
          </w:p>
          <w:p w:rsidR="004C4CA7" w:rsidRPr="00303017" w:rsidRDefault="004C4CA7" w:rsidP="000079E6">
            <w:pPr>
              <w:autoSpaceDE w:val="0"/>
              <w:autoSpaceDN w:val="0"/>
              <w:adjustRightInd w:val="0"/>
              <w:jc w:val="left"/>
              <w:rPr>
                <w:rFonts w:ascii="Consolas" w:eastAsiaTheme="minorHAnsi" w:hAnsi="Consolas" w:cs="Consolas"/>
                <w:sz w:val="16"/>
                <w:szCs w:val="16"/>
              </w:rPr>
            </w:pPr>
            <w:r w:rsidRPr="00303017">
              <w:rPr>
                <w:rFonts w:ascii="Consolas" w:eastAsiaTheme="minorHAnsi" w:hAnsi="Consolas" w:cs="Consolas"/>
                <w:sz w:val="16"/>
                <w:szCs w:val="16"/>
              </w:rPr>
              <w:t xml:space="preserve">subroutine( </w:t>
            </w:r>
            <w:proofErr w:type="spellStart"/>
            <w:r w:rsidRPr="00303017">
              <w:rPr>
                <w:rFonts w:ascii="Consolas" w:eastAsiaTheme="minorHAnsi" w:hAnsi="Consolas" w:cs="Consolas"/>
                <w:sz w:val="16"/>
                <w:szCs w:val="16"/>
              </w:rPr>
              <w:t>getRayDirectionSubRoutineType</w:t>
            </w:r>
            <w:proofErr w:type="spellEnd"/>
            <w:r w:rsidRPr="00303017">
              <w:rPr>
                <w:rFonts w:ascii="Consolas" w:eastAsiaTheme="minorHAnsi" w:hAnsi="Consolas" w:cs="Consolas"/>
                <w:sz w:val="16"/>
                <w:szCs w:val="16"/>
              </w:rPr>
              <w:t xml:space="preserve"> )</w:t>
            </w:r>
          </w:p>
          <w:p w:rsidR="004C4CA7" w:rsidRPr="00303017" w:rsidRDefault="004C4CA7" w:rsidP="000079E6">
            <w:pPr>
              <w:autoSpaceDE w:val="0"/>
              <w:autoSpaceDN w:val="0"/>
              <w:adjustRightInd w:val="0"/>
              <w:jc w:val="left"/>
              <w:rPr>
                <w:rFonts w:ascii="Consolas" w:eastAsiaTheme="minorHAnsi" w:hAnsi="Consolas" w:cs="Consolas"/>
                <w:sz w:val="16"/>
                <w:szCs w:val="16"/>
              </w:rPr>
            </w:pPr>
            <w:r w:rsidRPr="00303017">
              <w:rPr>
                <w:rFonts w:ascii="Consolas" w:eastAsiaTheme="minorHAnsi" w:hAnsi="Consolas" w:cs="Consolas"/>
                <w:sz w:val="16"/>
                <w:szCs w:val="16"/>
              </w:rPr>
              <w:t xml:space="preserve">vec3 </w:t>
            </w:r>
            <w:proofErr w:type="spellStart"/>
            <w:r w:rsidRPr="00303017">
              <w:rPr>
                <w:rFonts w:ascii="Consolas" w:eastAsiaTheme="minorHAnsi" w:hAnsi="Consolas" w:cs="Consolas"/>
                <w:sz w:val="16"/>
                <w:szCs w:val="16"/>
              </w:rPr>
              <w:t>getFishEyeRayDirection</w:t>
            </w:r>
            <w:proofErr w:type="spellEnd"/>
            <w:r w:rsidRPr="00303017">
              <w:rPr>
                <w:rFonts w:ascii="Consolas" w:eastAsiaTheme="minorHAnsi" w:hAnsi="Consolas" w:cs="Consolas"/>
                <w:sz w:val="16"/>
                <w:szCs w:val="16"/>
              </w:rPr>
              <w:t xml:space="preserve">( vec2 </w:t>
            </w:r>
            <w:proofErr w:type="spellStart"/>
            <w:r w:rsidRPr="00303017">
              <w:rPr>
                <w:rFonts w:ascii="Consolas" w:eastAsiaTheme="minorHAnsi" w:hAnsi="Consolas" w:cs="Consolas"/>
                <w:sz w:val="16"/>
                <w:szCs w:val="16"/>
              </w:rPr>
              <w:t>uv</w:t>
            </w:r>
            <w:proofErr w:type="spellEnd"/>
            <w:r w:rsidRPr="00303017">
              <w:rPr>
                <w:rFonts w:ascii="Consolas" w:eastAsiaTheme="minorHAnsi" w:hAnsi="Consolas" w:cs="Consolas"/>
                <w:sz w:val="16"/>
                <w:szCs w:val="16"/>
              </w:rPr>
              <w:t xml:space="preserve"> )</w:t>
            </w:r>
          </w:p>
          <w:p w:rsidR="004C4CA7" w:rsidRPr="00303017" w:rsidRDefault="004C4CA7" w:rsidP="000079E6">
            <w:pPr>
              <w:autoSpaceDE w:val="0"/>
              <w:autoSpaceDN w:val="0"/>
              <w:adjustRightInd w:val="0"/>
              <w:jc w:val="left"/>
              <w:rPr>
                <w:rFonts w:ascii="Consolas" w:eastAsiaTheme="minorHAnsi" w:hAnsi="Consolas" w:cs="Consolas"/>
                <w:sz w:val="16"/>
                <w:szCs w:val="16"/>
              </w:rPr>
            </w:pPr>
            <w:r w:rsidRPr="00303017">
              <w:rPr>
                <w:rFonts w:ascii="Consolas" w:eastAsiaTheme="minorHAnsi" w:hAnsi="Consolas" w:cs="Consolas"/>
                <w:sz w:val="16"/>
                <w:szCs w:val="16"/>
              </w:rPr>
              <w:t>{</w:t>
            </w:r>
          </w:p>
          <w:p w:rsidR="004C4CA7" w:rsidRPr="00303017" w:rsidRDefault="004C4CA7" w:rsidP="000079E6">
            <w:pPr>
              <w:autoSpaceDE w:val="0"/>
              <w:autoSpaceDN w:val="0"/>
              <w:adjustRightInd w:val="0"/>
              <w:jc w:val="left"/>
              <w:rPr>
                <w:rFonts w:ascii="Consolas" w:eastAsiaTheme="minorHAnsi" w:hAnsi="Consolas" w:cs="Consolas"/>
                <w:sz w:val="16"/>
                <w:szCs w:val="16"/>
              </w:rPr>
            </w:pPr>
            <w:r w:rsidRPr="00303017">
              <w:rPr>
                <w:rFonts w:ascii="Consolas" w:eastAsiaTheme="minorHAnsi" w:hAnsi="Consolas" w:cs="Consolas"/>
                <w:sz w:val="16"/>
                <w:szCs w:val="16"/>
              </w:rPr>
              <w:t xml:space="preserve">    vec3 </w:t>
            </w:r>
            <w:proofErr w:type="spellStart"/>
            <w:r w:rsidRPr="00303017">
              <w:rPr>
                <w:rFonts w:ascii="Consolas" w:eastAsiaTheme="minorHAnsi" w:hAnsi="Consolas" w:cs="Consolas"/>
                <w:sz w:val="16"/>
                <w:szCs w:val="16"/>
              </w:rPr>
              <w:t>rayDirection</w:t>
            </w:r>
            <w:proofErr w:type="spellEnd"/>
            <w:r w:rsidRPr="00303017">
              <w:rPr>
                <w:rFonts w:ascii="Consolas" w:eastAsiaTheme="minorHAnsi" w:hAnsi="Consolas" w:cs="Consolas"/>
                <w:sz w:val="16"/>
                <w:szCs w:val="16"/>
              </w:rPr>
              <w:t xml:space="preserve"> = vec3( 0.0 );</w:t>
            </w:r>
          </w:p>
          <w:p w:rsidR="004C4CA7" w:rsidRPr="00303017" w:rsidRDefault="004C4CA7" w:rsidP="000079E6">
            <w:pPr>
              <w:autoSpaceDE w:val="0"/>
              <w:autoSpaceDN w:val="0"/>
              <w:adjustRightInd w:val="0"/>
              <w:jc w:val="left"/>
              <w:rPr>
                <w:rFonts w:ascii="Consolas" w:eastAsiaTheme="minorHAnsi" w:hAnsi="Consolas" w:cs="Consolas"/>
                <w:sz w:val="16"/>
                <w:szCs w:val="16"/>
              </w:rPr>
            </w:pPr>
          </w:p>
          <w:p w:rsidR="004C4CA7" w:rsidRPr="004C4CA7" w:rsidRDefault="004C4CA7" w:rsidP="000079E6">
            <w:pPr>
              <w:autoSpaceDE w:val="0"/>
              <w:autoSpaceDN w:val="0"/>
              <w:adjustRightInd w:val="0"/>
              <w:jc w:val="left"/>
              <w:rPr>
                <w:rFonts w:ascii="Consolas" w:eastAsiaTheme="minorHAnsi" w:hAnsi="Consolas" w:cs="Consolas"/>
                <w:sz w:val="16"/>
                <w:szCs w:val="16"/>
              </w:rPr>
            </w:pPr>
            <w:r w:rsidRPr="00303017">
              <w:rPr>
                <w:rFonts w:ascii="Consolas" w:eastAsiaTheme="minorHAnsi" w:hAnsi="Consolas" w:cs="Consolas"/>
                <w:color w:val="0000FF"/>
                <w:sz w:val="16"/>
                <w:szCs w:val="16"/>
              </w:rPr>
              <w:t xml:space="preserve">    </w:t>
            </w:r>
            <w:r w:rsidRPr="004C4CA7">
              <w:rPr>
                <w:rFonts w:ascii="Consolas" w:eastAsiaTheme="minorHAnsi" w:hAnsi="Consolas" w:cs="Consolas"/>
                <w:color w:val="0000FF"/>
                <w:sz w:val="16"/>
                <w:szCs w:val="16"/>
              </w:rPr>
              <w:t>float</w:t>
            </w:r>
            <w:r w:rsidRPr="004C4CA7">
              <w:rPr>
                <w:rFonts w:ascii="Consolas" w:eastAsiaTheme="minorHAnsi" w:hAnsi="Consolas" w:cs="Consolas"/>
                <w:sz w:val="16"/>
                <w:szCs w:val="16"/>
              </w:rPr>
              <w:t xml:space="preserve"> </w:t>
            </w:r>
            <w:proofErr w:type="spellStart"/>
            <w:r w:rsidRPr="004C4CA7">
              <w:rPr>
                <w:rFonts w:ascii="Consolas" w:eastAsiaTheme="minorHAnsi" w:hAnsi="Consolas" w:cs="Consolas"/>
                <w:sz w:val="16"/>
                <w:szCs w:val="16"/>
              </w:rPr>
              <w:t>r_squared</w:t>
            </w:r>
            <w:proofErr w:type="spellEnd"/>
            <w:r w:rsidRPr="004C4CA7">
              <w:rPr>
                <w:rFonts w:ascii="Consolas" w:eastAsiaTheme="minorHAnsi" w:hAnsi="Consolas" w:cs="Consolas"/>
                <w:sz w:val="16"/>
                <w:szCs w:val="16"/>
              </w:rPr>
              <w:t xml:space="preserve"> = </w:t>
            </w:r>
            <w:proofErr w:type="spellStart"/>
            <w:r w:rsidRPr="004C4CA7">
              <w:rPr>
                <w:rFonts w:ascii="Consolas" w:eastAsiaTheme="minorHAnsi" w:hAnsi="Consolas" w:cs="Consolas"/>
                <w:sz w:val="16"/>
                <w:szCs w:val="16"/>
              </w:rPr>
              <w:t>uv</w:t>
            </w:r>
            <w:proofErr w:type="spellEnd"/>
            <w:r w:rsidRPr="004C4CA7">
              <w:rPr>
                <w:rFonts w:ascii="Consolas" w:eastAsiaTheme="minorHAnsi" w:hAnsi="Consolas" w:cs="Consolas"/>
                <w:sz w:val="16"/>
                <w:szCs w:val="16"/>
              </w:rPr>
              <w:t xml:space="preserve"> * </w:t>
            </w:r>
            <w:proofErr w:type="spellStart"/>
            <w:r w:rsidRPr="004C4CA7">
              <w:rPr>
                <w:rFonts w:ascii="Consolas" w:eastAsiaTheme="minorHAnsi" w:hAnsi="Consolas" w:cs="Consolas"/>
                <w:sz w:val="16"/>
                <w:szCs w:val="16"/>
              </w:rPr>
              <w:t>uv</w:t>
            </w:r>
            <w:proofErr w:type="spellEnd"/>
            <w:r w:rsidRPr="004C4CA7">
              <w:rPr>
                <w:rFonts w:ascii="Consolas" w:eastAsiaTheme="minorHAnsi" w:hAnsi="Consolas" w:cs="Consolas"/>
                <w:sz w:val="16"/>
                <w:szCs w:val="16"/>
              </w:rPr>
              <w:t>;</w:t>
            </w:r>
          </w:p>
          <w:p w:rsidR="004C4CA7" w:rsidRPr="004C4CA7" w:rsidRDefault="004C4CA7" w:rsidP="000079E6">
            <w:pPr>
              <w:autoSpaceDE w:val="0"/>
              <w:autoSpaceDN w:val="0"/>
              <w:adjustRightInd w:val="0"/>
              <w:jc w:val="left"/>
              <w:rPr>
                <w:rFonts w:ascii="Consolas" w:eastAsiaTheme="minorHAnsi" w:hAnsi="Consolas" w:cs="Consolas"/>
                <w:sz w:val="16"/>
                <w:szCs w:val="16"/>
              </w:rPr>
            </w:pPr>
            <w:r>
              <w:rPr>
                <w:rFonts w:ascii="Consolas" w:eastAsiaTheme="minorHAnsi" w:hAnsi="Consolas" w:cs="Consolas"/>
                <w:color w:val="0000FF"/>
                <w:sz w:val="16"/>
                <w:szCs w:val="16"/>
              </w:rPr>
              <w:t xml:space="preserve">    </w:t>
            </w:r>
            <w:r w:rsidRPr="004C4CA7">
              <w:rPr>
                <w:rFonts w:ascii="Consolas" w:eastAsiaTheme="minorHAnsi" w:hAnsi="Consolas" w:cs="Consolas"/>
                <w:color w:val="0000FF"/>
                <w:sz w:val="16"/>
                <w:szCs w:val="16"/>
              </w:rPr>
              <w:t>if</w:t>
            </w:r>
            <w:r w:rsidRPr="004C4CA7">
              <w:rPr>
                <w:rFonts w:ascii="Consolas" w:eastAsiaTheme="minorHAnsi" w:hAnsi="Consolas" w:cs="Consolas"/>
                <w:sz w:val="16"/>
                <w:szCs w:val="16"/>
              </w:rPr>
              <w:t xml:space="preserve"> ( </w:t>
            </w:r>
            <w:proofErr w:type="spellStart"/>
            <w:r w:rsidRPr="004C4CA7">
              <w:rPr>
                <w:rFonts w:ascii="Consolas" w:eastAsiaTheme="minorHAnsi" w:hAnsi="Consolas" w:cs="Consolas"/>
                <w:sz w:val="16"/>
                <w:szCs w:val="16"/>
              </w:rPr>
              <w:t>r_squared</w:t>
            </w:r>
            <w:proofErr w:type="spellEnd"/>
            <w:r w:rsidRPr="004C4CA7">
              <w:rPr>
                <w:rFonts w:ascii="Consolas" w:eastAsiaTheme="minorHAnsi" w:hAnsi="Consolas" w:cs="Consolas"/>
                <w:sz w:val="16"/>
                <w:szCs w:val="16"/>
              </w:rPr>
              <w:t xml:space="preserve"> &lt;= 1.0 )</w:t>
            </w:r>
          </w:p>
          <w:p w:rsidR="004C4CA7" w:rsidRPr="004C4CA7" w:rsidRDefault="004C4CA7" w:rsidP="000079E6">
            <w:pPr>
              <w:autoSpaceDE w:val="0"/>
              <w:autoSpaceDN w:val="0"/>
              <w:adjustRightInd w:val="0"/>
              <w:jc w:val="left"/>
              <w:rPr>
                <w:rFonts w:ascii="Consolas" w:eastAsiaTheme="minorHAnsi" w:hAnsi="Consolas" w:cs="Consolas"/>
                <w:sz w:val="16"/>
                <w:szCs w:val="16"/>
              </w:rPr>
            </w:pPr>
            <w:r>
              <w:rPr>
                <w:rFonts w:ascii="Consolas" w:eastAsiaTheme="minorHAnsi" w:hAnsi="Consolas" w:cs="Consolas"/>
                <w:sz w:val="16"/>
                <w:szCs w:val="16"/>
              </w:rPr>
              <w:t xml:space="preserve">    </w:t>
            </w:r>
            <w:r w:rsidRPr="004C4CA7">
              <w:rPr>
                <w:rFonts w:ascii="Consolas" w:eastAsiaTheme="minorHAnsi" w:hAnsi="Consolas" w:cs="Consolas"/>
                <w:sz w:val="16"/>
                <w:szCs w:val="16"/>
              </w:rPr>
              <w:t>{</w:t>
            </w:r>
          </w:p>
          <w:p w:rsidR="004C4CA7" w:rsidRPr="004C4CA7" w:rsidRDefault="004C4CA7" w:rsidP="000079E6">
            <w:pPr>
              <w:autoSpaceDE w:val="0"/>
              <w:autoSpaceDN w:val="0"/>
              <w:adjustRightInd w:val="0"/>
              <w:jc w:val="left"/>
              <w:rPr>
                <w:rFonts w:ascii="Consolas" w:eastAsiaTheme="minorHAnsi" w:hAnsi="Consolas" w:cs="Consolas"/>
                <w:sz w:val="16"/>
                <w:szCs w:val="16"/>
              </w:rPr>
            </w:pPr>
            <w:r>
              <w:rPr>
                <w:rFonts w:ascii="Consolas" w:eastAsiaTheme="minorHAnsi" w:hAnsi="Consolas" w:cs="Consolas"/>
                <w:color w:val="008000"/>
                <w:sz w:val="16"/>
                <w:szCs w:val="16"/>
              </w:rPr>
              <w:t xml:space="preserve">        /</w:t>
            </w:r>
            <w:r w:rsidRPr="004C4CA7">
              <w:rPr>
                <w:rFonts w:ascii="Consolas" w:eastAsiaTheme="minorHAnsi" w:hAnsi="Consolas" w:cs="Consolas"/>
                <w:color w:val="008000"/>
                <w:sz w:val="16"/>
                <w:szCs w:val="16"/>
              </w:rPr>
              <w:t xml:space="preserve">/ psi( r ) = r * </w:t>
            </w:r>
            <w:proofErr w:type="spellStart"/>
            <w:r w:rsidRPr="004C4CA7">
              <w:rPr>
                <w:rFonts w:ascii="Consolas" w:eastAsiaTheme="minorHAnsi" w:hAnsi="Consolas" w:cs="Consolas"/>
                <w:color w:val="008000"/>
                <w:sz w:val="16"/>
                <w:szCs w:val="16"/>
              </w:rPr>
              <w:t>psiMax</w:t>
            </w:r>
            <w:proofErr w:type="spellEnd"/>
          </w:p>
          <w:p w:rsidR="004C4CA7" w:rsidRPr="004C4CA7" w:rsidRDefault="004C4CA7" w:rsidP="000079E6">
            <w:pPr>
              <w:autoSpaceDE w:val="0"/>
              <w:autoSpaceDN w:val="0"/>
              <w:adjustRightInd w:val="0"/>
              <w:jc w:val="left"/>
              <w:rPr>
                <w:rFonts w:ascii="Consolas" w:eastAsiaTheme="minorHAnsi" w:hAnsi="Consolas" w:cs="Consolas"/>
                <w:sz w:val="16"/>
                <w:szCs w:val="16"/>
              </w:rPr>
            </w:pPr>
            <w:r>
              <w:rPr>
                <w:rFonts w:ascii="Consolas" w:eastAsiaTheme="minorHAnsi" w:hAnsi="Consolas" w:cs="Consolas"/>
                <w:color w:val="0000FF"/>
                <w:sz w:val="16"/>
                <w:szCs w:val="16"/>
              </w:rPr>
              <w:t xml:space="preserve">        </w:t>
            </w:r>
            <w:r w:rsidRPr="004C4CA7">
              <w:rPr>
                <w:rFonts w:ascii="Consolas" w:eastAsiaTheme="minorHAnsi" w:hAnsi="Consolas" w:cs="Consolas"/>
                <w:color w:val="0000FF"/>
                <w:sz w:val="16"/>
                <w:szCs w:val="16"/>
              </w:rPr>
              <w:t>float</w:t>
            </w:r>
            <w:r w:rsidRPr="004C4CA7">
              <w:rPr>
                <w:rFonts w:ascii="Consolas" w:eastAsiaTheme="minorHAnsi" w:hAnsi="Consolas" w:cs="Consolas"/>
                <w:sz w:val="16"/>
                <w:szCs w:val="16"/>
              </w:rPr>
              <w:t xml:space="preserve"> r = </w:t>
            </w:r>
            <w:proofErr w:type="spellStart"/>
            <w:r w:rsidRPr="004C4CA7">
              <w:rPr>
                <w:rFonts w:ascii="Consolas" w:eastAsiaTheme="minorHAnsi" w:hAnsi="Consolas" w:cs="Consolas"/>
                <w:sz w:val="16"/>
                <w:szCs w:val="16"/>
              </w:rPr>
              <w:t>sqrt</w:t>
            </w:r>
            <w:proofErr w:type="spellEnd"/>
            <w:r w:rsidRPr="004C4CA7">
              <w:rPr>
                <w:rFonts w:ascii="Consolas" w:eastAsiaTheme="minorHAnsi" w:hAnsi="Consolas" w:cs="Consolas"/>
                <w:sz w:val="16"/>
                <w:szCs w:val="16"/>
              </w:rPr>
              <w:t xml:space="preserve">( </w:t>
            </w:r>
            <w:proofErr w:type="spellStart"/>
            <w:r w:rsidRPr="004C4CA7">
              <w:rPr>
                <w:rFonts w:ascii="Consolas" w:eastAsiaTheme="minorHAnsi" w:hAnsi="Consolas" w:cs="Consolas"/>
                <w:sz w:val="16"/>
                <w:szCs w:val="16"/>
              </w:rPr>
              <w:t>r_squared</w:t>
            </w:r>
            <w:proofErr w:type="spellEnd"/>
            <w:r w:rsidRPr="004C4CA7">
              <w:rPr>
                <w:rFonts w:ascii="Consolas" w:eastAsiaTheme="minorHAnsi" w:hAnsi="Consolas" w:cs="Consolas"/>
                <w:sz w:val="16"/>
                <w:szCs w:val="16"/>
              </w:rPr>
              <w:t xml:space="preserve"> );</w:t>
            </w:r>
          </w:p>
          <w:p w:rsidR="004C4CA7" w:rsidRPr="004C4CA7" w:rsidRDefault="004C4CA7" w:rsidP="000079E6">
            <w:pPr>
              <w:autoSpaceDE w:val="0"/>
              <w:autoSpaceDN w:val="0"/>
              <w:adjustRightInd w:val="0"/>
              <w:jc w:val="left"/>
              <w:rPr>
                <w:rFonts w:ascii="Consolas" w:eastAsiaTheme="minorHAnsi" w:hAnsi="Consolas" w:cs="Consolas"/>
                <w:sz w:val="16"/>
                <w:szCs w:val="16"/>
              </w:rPr>
            </w:pPr>
            <w:r>
              <w:rPr>
                <w:rFonts w:ascii="Consolas" w:eastAsiaTheme="minorHAnsi" w:hAnsi="Consolas" w:cs="Consolas"/>
                <w:color w:val="0000FF"/>
                <w:sz w:val="16"/>
                <w:szCs w:val="16"/>
              </w:rPr>
              <w:t xml:space="preserve">        </w:t>
            </w:r>
            <w:r w:rsidRPr="004C4CA7">
              <w:rPr>
                <w:rFonts w:ascii="Consolas" w:eastAsiaTheme="minorHAnsi" w:hAnsi="Consolas" w:cs="Consolas"/>
                <w:color w:val="0000FF"/>
                <w:sz w:val="16"/>
                <w:szCs w:val="16"/>
              </w:rPr>
              <w:t>float</w:t>
            </w:r>
            <w:r w:rsidRPr="004C4CA7">
              <w:rPr>
                <w:rFonts w:ascii="Consolas" w:eastAsiaTheme="minorHAnsi" w:hAnsi="Consolas" w:cs="Consolas"/>
                <w:sz w:val="16"/>
                <w:szCs w:val="16"/>
              </w:rPr>
              <w:t xml:space="preserve"> psi = r * radians( </w:t>
            </w:r>
            <w:proofErr w:type="spellStart"/>
            <w:r w:rsidRPr="004C4CA7">
              <w:rPr>
                <w:rFonts w:ascii="Consolas" w:eastAsiaTheme="minorHAnsi" w:hAnsi="Consolas" w:cs="Consolas"/>
                <w:sz w:val="16"/>
                <w:szCs w:val="16"/>
              </w:rPr>
              <w:t>uFishEyePsiMaxAngle</w:t>
            </w:r>
            <w:proofErr w:type="spellEnd"/>
            <w:r w:rsidRPr="004C4CA7">
              <w:rPr>
                <w:rFonts w:ascii="Consolas" w:eastAsiaTheme="minorHAnsi" w:hAnsi="Consolas" w:cs="Consolas"/>
                <w:sz w:val="16"/>
                <w:szCs w:val="16"/>
              </w:rPr>
              <w:t xml:space="preserve"> );</w:t>
            </w:r>
          </w:p>
          <w:p w:rsidR="004C4CA7" w:rsidRPr="004C4CA7" w:rsidRDefault="004C4CA7" w:rsidP="000079E6">
            <w:pPr>
              <w:autoSpaceDE w:val="0"/>
              <w:autoSpaceDN w:val="0"/>
              <w:adjustRightInd w:val="0"/>
              <w:jc w:val="left"/>
              <w:rPr>
                <w:rFonts w:ascii="Consolas" w:eastAsiaTheme="minorHAnsi" w:hAnsi="Consolas" w:cs="Consolas"/>
                <w:sz w:val="16"/>
                <w:szCs w:val="16"/>
              </w:rPr>
            </w:pPr>
          </w:p>
          <w:p w:rsidR="004C4CA7" w:rsidRPr="004C4CA7" w:rsidRDefault="004C4CA7" w:rsidP="000079E6">
            <w:pPr>
              <w:autoSpaceDE w:val="0"/>
              <w:autoSpaceDN w:val="0"/>
              <w:adjustRightInd w:val="0"/>
              <w:jc w:val="left"/>
              <w:rPr>
                <w:rFonts w:ascii="Consolas" w:eastAsiaTheme="minorHAnsi" w:hAnsi="Consolas" w:cs="Consolas"/>
                <w:sz w:val="16"/>
                <w:szCs w:val="16"/>
                <w:lang w:val="fr-FR"/>
              </w:rPr>
            </w:pPr>
            <w:r w:rsidRPr="004C4CA7">
              <w:rPr>
                <w:rFonts w:ascii="Consolas" w:eastAsiaTheme="minorHAnsi" w:hAnsi="Consolas" w:cs="Consolas"/>
                <w:sz w:val="16"/>
                <w:szCs w:val="16"/>
              </w:rPr>
              <w:t xml:space="preserve">        </w:t>
            </w:r>
            <w:proofErr w:type="spellStart"/>
            <w:r w:rsidRPr="004C4CA7">
              <w:rPr>
                <w:rFonts w:ascii="Consolas" w:eastAsiaTheme="minorHAnsi" w:hAnsi="Consolas" w:cs="Consolas"/>
                <w:color w:val="0000FF"/>
                <w:sz w:val="16"/>
                <w:szCs w:val="16"/>
                <w:lang w:val="fr-FR"/>
              </w:rPr>
              <w:t>float</w:t>
            </w:r>
            <w:proofErr w:type="spellEnd"/>
            <w:r w:rsidRPr="004C4CA7">
              <w:rPr>
                <w:rFonts w:ascii="Consolas" w:eastAsiaTheme="minorHAnsi" w:hAnsi="Consolas" w:cs="Consolas"/>
                <w:sz w:val="16"/>
                <w:szCs w:val="16"/>
                <w:lang w:val="fr-FR"/>
              </w:rPr>
              <w:t xml:space="preserve"> </w:t>
            </w:r>
            <w:proofErr w:type="spellStart"/>
            <w:r w:rsidRPr="004C4CA7">
              <w:rPr>
                <w:rFonts w:ascii="Consolas" w:eastAsiaTheme="minorHAnsi" w:hAnsi="Consolas" w:cs="Consolas"/>
                <w:sz w:val="16"/>
                <w:szCs w:val="16"/>
                <w:lang w:val="fr-FR"/>
              </w:rPr>
              <w:t>sin_psi</w:t>
            </w:r>
            <w:proofErr w:type="spellEnd"/>
            <w:r w:rsidRPr="004C4CA7">
              <w:rPr>
                <w:rFonts w:ascii="Consolas" w:eastAsiaTheme="minorHAnsi" w:hAnsi="Consolas" w:cs="Consolas"/>
                <w:sz w:val="16"/>
                <w:szCs w:val="16"/>
                <w:lang w:val="fr-FR"/>
              </w:rPr>
              <w:t xml:space="preserve"> = </w:t>
            </w:r>
            <w:proofErr w:type="gramStart"/>
            <w:r w:rsidRPr="004C4CA7">
              <w:rPr>
                <w:rFonts w:ascii="Consolas" w:eastAsiaTheme="minorHAnsi" w:hAnsi="Consolas" w:cs="Consolas"/>
                <w:sz w:val="16"/>
                <w:szCs w:val="16"/>
                <w:lang w:val="fr-FR"/>
              </w:rPr>
              <w:t>sin(</w:t>
            </w:r>
            <w:proofErr w:type="gramEnd"/>
            <w:r w:rsidRPr="004C4CA7">
              <w:rPr>
                <w:rFonts w:ascii="Consolas" w:eastAsiaTheme="minorHAnsi" w:hAnsi="Consolas" w:cs="Consolas"/>
                <w:sz w:val="16"/>
                <w:szCs w:val="16"/>
                <w:lang w:val="fr-FR"/>
              </w:rPr>
              <w:t xml:space="preserve"> psi );</w:t>
            </w:r>
          </w:p>
          <w:p w:rsidR="004C4CA7" w:rsidRPr="004C4CA7" w:rsidRDefault="004C4CA7" w:rsidP="000079E6">
            <w:pPr>
              <w:autoSpaceDE w:val="0"/>
              <w:autoSpaceDN w:val="0"/>
              <w:adjustRightInd w:val="0"/>
              <w:jc w:val="left"/>
              <w:rPr>
                <w:rFonts w:ascii="Consolas" w:eastAsiaTheme="minorHAnsi" w:hAnsi="Consolas" w:cs="Consolas"/>
                <w:sz w:val="16"/>
                <w:szCs w:val="16"/>
                <w:lang w:val="fr-FR"/>
              </w:rPr>
            </w:pPr>
            <w:r>
              <w:rPr>
                <w:rFonts w:ascii="Consolas" w:eastAsiaTheme="minorHAnsi" w:hAnsi="Consolas" w:cs="Consolas"/>
                <w:color w:val="0000FF"/>
                <w:sz w:val="16"/>
                <w:szCs w:val="16"/>
                <w:lang w:val="fr-FR"/>
              </w:rPr>
              <w:t xml:space="preserve">        </w:t>
            </w:r>
            <w:proofErr w:type="spellStart"/>
            <w:r w:rsidRPr="004C4CA7">
              <w:rPr>
                <w:rFonts w:ascii="Consolas" w:eastAsiaTheme="minorHAnsi" w:hAnsi="Consolas" w:cs="Consolas"/>
                <w:color w:val="0000FF"/>
                <w:sz w:val="16"/>
                <w:szCs w:val="16"/>
                <w:lang w:val="fr-FR"/>
              </w:rPr>
              <w:t>float</w:t>
            </w:r>
            <w:proofErr w:type="spellEnd"/>
            <w:r w:rsidRPr="004C4CA7">
              <w:rPr>
                <w:rFonts w:ascii="Consolas" w:eastAsiaTheme="minorHAnsi" w:hAnsi="Consolas" w:cs="Consolas"/>
                <w:sz w:val="16"/>
                <w:szCs w:val="16"/>
                <w:lang w:val="fr-FR"/>
              </w:rPr>
              <w:t xml:space="preserve"> </w:t>
            </w:r>
            <w:proofErr w:type="spellStart"/>
            <w:r w:rsidRPr="004C4CA7">
              <w:rPr>
                <w:rFonts w:ascii="Consolas" w:eastAsiaTheme="minorHAnsi" w:hAnsi="Consolas" w:cs="Consolas"/>
                <w:sz w:val="16"/>
                <w:szCs w:val="16"/>
                <w:lang w:val="fr-FR"/>
              </w:rPr>
              <w:t>cos_psi</w:t>
            </w:r>
            <w:proofErr w:type="spellEnd"/>
            <w:r w:rsidRPr="004C4CA7">
              <w:rPr>
                <w:rFonts w:ascii="Consolas" w:eastAsiaTheme="minorHAnsi" w:hAnsi="Consolas" w:cs="Consolas"/>
                <w:sz w:val="16"/>
                <w:szCs w:val="16"/>
                <w:lang w:val="fr-FR"/>
              </w:rPr>
              <w:t xml:space="preserve"> = </w:t>
            </w:r>
            <w:proofErr w:type="gramStart"/>
            <w:r w:rsidRPr="004C4CA7">
              <w:rPr>
                <w:rFonts w:ascii="Consolas" w:eastAsiaTheme="minorHAnsi" w:hAnsi="Consolas" w:cs="Consolas"/>
                <w:sz w:val="16"/>
                <w:szCs w:val="16"/>
                <w:lang w:val="fr-FR"/>
              </w:rPr>
              <w:t>cos(</w:t>
            </w:r>
            <w:proofErr w:type="gramEnd"/>
            <w:r w:rsidRPr="004C4CA7">
              <w:rPr>
                <w:rFonts w:ascii="Consolas" w:eastAsiaTheme="minorHAnsi" w:hAnsi="Consolas" w:cs="Consolas"/>
                <w:sz w:val="16"/>
                <w:szCs w:val="16"/>
                <w:lang w:val="fr-FR"/>
              </w:rPr>
              <w:t xml:space="preserve"> psi );</w:t>
            </w:r>
          </w:p>
          <w:p w:rsidR="004C4CA7" w:rsidRPr="004C4CA7" w:rsidRDefault="004C4CA7" w:rsidP="000079E6">
            <w:pPr>
              <w:autoSpaceDE w:val="0"/>
              <w:autoSpaceDN w:val="0"/>
              <w:adjustRightInd w:val="0"/>
              <w:jc w:val="left"/>
              <w:rPr>
                <w:rFonts w:ascii="Consolas" w:eastAsiaTheme="minorHAnsi" w:hAnsi="Consolas" w:cs="Consolas"/>
                <w:sz w:val="16"/>
                <w:szCs w:val="16"/>
                <w:lang w:val="fr-FR"/>
              </w:rPr>
            </w:pPr>
          </w:p>
          <w:p w:rsidR="004C4CA7" w:rsidRPr="004C4CA7" w:rsidRDefault="004C4CA7" w:rsidP="000079E6">
            <w:pPr>
              <w:autoSpaceDE w:val="0"/>
              <w:autoSpaceDN w:val="0"/>
              <w:adjustRightInd w:val="0"/>
              <w:jc w:val="left"/>
              <w:rPr>
                <w:rFonts w:ascii="Consolas" w:eastAsiaTheme="minorHAnsi" w:hAnsi="Consolas" w:cs="Consolas"/>
                <w:sz w:val="16"/>
                <w:szCs w:val="16"/>
                <w:lang w:val="fr-FR"/>
              </w:rPr>
            </w:pPr>
            <w:r>
              <w:rPr>
                <w:rFonts w:ascii="Consolas" w:eastAsiaTheme="minorHAnsi" w:hAnsi="Consolas" w:cs="Consolas"/>
                <w:color w:val="0000FF"/>
                <w:sz w:val="16"/>
                <w:szCs w:val="16"/>
                <w:lang w:val="fr-FR"/>
              </w:rPr>
              <w:t xml:space="preserve">        </w:t>
            </w:r>
            <w:proofErr w:type="spellStart"/>
            <w:r w:rsidRPr="004C4CA7">
              <w:rPr>
                <w:rFonts w:ascii="Consolas" w:eastAsiaTheme="minorHAnsi" w:hAnsi="Consolas" w:cs="Consolas"/>
                <w:color w:val="0000FF"/>
                <w:sz w:val="16"/>
                <w:szCs w:val="16"/>
                <w:lang w:val="fr-FR"/>
              </w:rPr>
              <w:t>float</w:t>
            </w:r>
            <w:proofErr w:type="spellEnd"/>
            <w:r w:rsidRPr="004C4CA7">
              <w:rPr>
                <w:rFonts w:ascii="Consolas" w:eastAsiaTheme="minorHAnsi" w:hAnsi="Consolas" w:cs="Consolas"/>
                <w:sz w:val="16"/>
                <w:szCs w:val="16"/>
                <w:lang w:val="fr-FR"/>
              </w:rPr>
              <w:t xml:space="preserve"> </w:t>
            </w:r>
            <w:proofErr w:type="spellStart"/>
            <w:r w:rsidRPr="004C4CA7">
              <w:rPr>
                <w:rFonts w:ascii="Consolas" w:eastAsiaTheme="minorHAnsi" w:hAnsi="Consolas" w:cs="Consolas"/>
                <w:sz w:val="16"/>
                <w:szCs w:val="16"/>
                <w:lang w:val="fr-FR"/>
              </w:rPr>
              <w:t>sin_alpha</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uv.y</w:t>
            </w:r>
            <w:proofErr w:type="spellEnd"/>
            <w:r w:rsidRPr="004C4CA7">
              <w:rPr>
                <w:rFonts w:ascii="Consolas" w:eastAsiaTheme="minorHAnsi" w:hAnsi="Consolas" w:cs="Consolas"/>
                <w:sz w:val="16"/>
                <w:szCs w:val="16"/>
                <w:lang w:val="fr-FR"/>
              </w:rPr>
              <w:t xml:space="preserve"> / r;</w:t>
            </w:r>
          </w:p>
          <w:p w:rsidR="004C4CA7" w:rsidRPr="004C4CA7" w:rsidRDefault="004C4CA7" w:rsidP="000079E6">
            <w:pPr>
              <w:autoSpaceDE w:val="0"/>
              <w:autoSpaceDN w:val="0"/>
              <w:adjustRightInd w:val="0"/>
              <w:jc w:val="left"/>
              <w:rPr>
                <w:rFonts w:ascii="Consolas" w:eastAsiaTheme="minorHAnsi" w:hAnsi="Consolas" w:cs="Consolas"/>
                <w:sz w:val="16"/>
                <w:szCs w:val="16"/>
                <w:lang w:val="fr-FR"/>
              </w:rPr>
            </w:pPr>
            <w:r>
              <w:rPr>
                <w:rFonts w:ascii="Consolas" w:eastAsiaTheme="minorHAnsi" w:hAnsi="Consolas" w:cs="Consolas"/>
                <w:color w:val="0000FF"/>
                <w:sz w:val="16"/>
                <w:szCs w:val="16"/>
                <w:lang w:val="fr-FR"/>
              </w:rPr>
              <w:t xml:space="preserve">        </w:t>
            </w:r>
            <w:proofErr w:type="spellStart"/>
            <w:r w:rsidRPr="004C4CA7">
              <w:rPr>
                <w:rFonts w:ascii="Consolas" w:eastAsiaTheme="minorHAnsi" w:hAnsi="Consolas" w:cs="Consolas"/>
                <w:color w:val="0000FF"/>
                <w:sz w:val="16"/>
                <w:szCs w:val="16"/>
                <w:lang w:val="fr-FR"/>
              </w:rPr>
              <w:t>float</w:t>
            </w:r>
            <w:proofErr w:type="spellEnd"/>
            <w:r w:rsidRPr="004C4CA7">
              <w:rPr>
                <w:rFonts w:ascii="Consolas" w:eastAsiaTheme="minorHAnsi" w:hAnsi="Consolas" w:cs="Consolas"/>
                <w:sz w:val="16"/>
                <w:szCs w:val="16"/>
                <w:lang w:val="fr-FR"/>
              </w:rPr>
              <w:t xml:space="preserve"> </w:t>
            </w:r>
            <w:proofErr w:type="spellStart"/>
            <w:r w:rsidRPr="004C4CA7">
              <w:rPr>
                <w:rFonts w:ascii="Consolas" w:eastAsiaTheme="minorHAnsi" w:hAnsi="Consolas" w:cs="Consolas"/>
                <w:sz w:val="16"/>
                <w:szCs w:val="16"/>
                <w:lang w:val="fr-FR"/>
              </w:rPr>
              <w:t>cos_alpha</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uv.x</w:t>
            </w:r>
            <w:proofErr w:type="spellEnd"/>
            <w:r w:rsidRPr="004C4CA7">
              <w:rPr>
                <w:rFonts w:ascii="Consolas" w:eastAsiaTheme="minorHAnsi" w:hAnsi="Consolas" w:cs="Consolas"/>
                <w:sz w:val="16"/>
                <w:szCs w:val="16"/>
                <w:lang w:val="fr-FR"/>
              </w:rPr>
              <w:t xml:space="preserve"> / r;</w:t>
            </w:r>
          </w:p>
          <w:p w:rsidR="004C4CA7" w:rsidRPr="004C4CA7" w:rsidRDefault="004C4CA7" w:rsidP="000079E6">
            <w:pPr>
              <w:autoSpaceDE w:val="0"/>
              <w:autoSpaceDN w:val="0"/>
              <w:adjustRightInd w:val="0"/>
              <w:jc w:val="left"/>
              <w:rPr>
                <w:rFonts w:ascii="Consolas" w:eastAsiaTheme="minorHAnsi" w:hAnsi="Consolas" w:cs="Consolas"/>
                <w:sz w:val="16"/>
                <w:szCs w:val="16"/>
                <w:lang w:val="fr-FR"/>
              </w:rPr>
            </w:pPr>
          </w:p>
          <w:p w:rsidR="004C4CA7" w:rsidRPr="004C4CA7" w:rsidRDefault="004C4CA7" w:rsidP="000079E6">
            <w:pPr>
              <w:autoSpaceDE w:val="0"/>
              <w:autoSpaceDN w:val="0"/>
              <w:adjustRightInd w:val="0"/>
              <w:jc w:val="left"/>
              <w:rPr>
                <w:rFonts w:ascii="Consolas" w:eastAsiaTheme="minorHAnsi" w:hAnsi="Consolas" w:cs="Consolas"/>
                <w:sz w:val="16"/>
                <w:szCs w:val="16"/>
                <w:lang w:val="fr-FR"/>
              </w:rPr>
            </w:pPr>
            <w:r>
              <w:rPr>
                <w:rFonts w:ascii="Consolas" w:eastAsiaTheme="minorHAnsi" w:hAnsi="Consolas" w:cs="Consolas"/>
                <w:sz w:val="16"/>
                <w:szCs w:val="16"/>
                <w:lang w:val="fr-FR"/>
              </w:rPr>
              <w:t xml:space="preserve">        </w:t>
            </w:r>
            <w:proofErr w:type="spellStart"/>
            <w:r w:rsidRPr="004C4CA7">
              <w:rPr>
                <w:rFonts w:ascii="Consolas" w:eastAsiaTheme="minorHAnsi" w:hAnsi="Consolas" w:cs="Consolas"/>
                <w:sz w:val="16"/>
                <w:szCs w:val="16"/>
                <w:lang w:val="fr-FR"/>
              </w:rPr>
              <w:t>rayDirection</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sin_psi</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cos_alpha</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uCameraXAxis</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sin_psi</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sin_alpha</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uCameraYAxis</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cos_psi</w:t>
            </w:r>
            <w:proofErr w:type="spellEnd"/>
            <w:r w:rsidRPr="004C4CA7">
              <w:rPr>
                <w:rFonts w:ascii="Consolas" w:eastAsiaTheme="minorHAnsi" w:hAnsi="Consolas" w:cs="Consolas"/>
                <w:sz w:val="16"/>
                <w:szCs w:val="16"/>
                <w:lang w:val="fr-FR"/>
              </w:rPr>
              <w:t xml:space="preserve"> * </w:t>
            </w:r>
            <w:proofErr w:type="spellStart"/>
            <w:r w:rsidRPr="004C4CA7">
              <w:rPr>
                <w:rFonts w:ascii="Consolas" w:eastAsiaTheme="minorHAnsi" w:hAnsi="Consolas" w:cs="Consolas"/>
                <w:sz w:val="16"/>
                <w:szCs w:val="16"/>
                <w:lang w:val="fr-FR"/>
              </w:rPr>
              <w:t>uCameraZAxis</w:t>
            </w:r>
            <w:proofErr w:type="spellEnd"/>
            <w:r w:rsidRPr="004C4CA7">
              <w:rPr>
                <w:rFonts w:ascii="Consolas" w:eastAsiaTheme="minorHAnsi" w:hAnsi="Consolas" w:cs="Consolas"/>
                <w:sz w:val="16"/>
                <w:szCs w:val="16"/>
                <w:lang w:val="fr-FR"/>
              </w:rPr>
              <w:t>;</w:t>
            </w:r>
          </w:p>
          <w:p w:rsidR="004C4CA7" w:rsidRPr="004C4CA7" w:rsidRDefault="004C4CA7" w:rsidP="000079E6">
            <w:pPr>
              <w:autoSpaceDE w:val="0"/>
              <w:autoSpaceDN w:val="0"/>
              <w:adjustRightInd w:val="0"/>
              <w:jc w:val="left"/>
              <w:rPr>
                <w:rFonts w:ascii="Consolas" w:eastAsiaTheme="minorHAnsi" w:hAnsi="Consolas" w:cs="Consolas"/>
                <w:sz w:val="16"/>
                <w:szCs w:val="16"/>
                <w:lang w:val="fr-FR"/>
              </w:rPr>
            </w:pPr>
            <w:r>
              <w:rPr>
                <w:rFonts w:ascii="Consolas" w:eastAsiaTheme="minorHAnsi" w:hAnsi="Consolas" w:cs="Consolas"/>
                <w:sz w:val="16"/>
                <w:szCs w:val="16"/>
                <w:lang w:val="fr-FR"/>
              </w:rPr>
              <w:t xml:space="preserve">    </w:t>
            </w:r>
            <w:r w:rsidRPr="004C4CA7">
              <w:rPr>
                <w:rFonts w:ascii="Consolas" w:eastAsiaTheme="minorHAnsi" w:hAnsi="Consolas" w:cs="Consolas"/>
                <w:sz w:val="16"/>
                <w:szCs w:val="16"/>
                <w:lang w:val="fr-FR"/>
              </w:rPr>
              <w:t>}</w:t>
            </w:r>
          </w:p>
          <w:p w:rsidR="004C4CA7" w:rsidRDefault="004C4CA7" w:rsidP="000079E6">
            <w:pPr>
              <w:autoSpaceDE w:val="0"/>
              <w:autoSpaceDN w:val="0"/>
              <w:adjustRightInd w:val="0"/>
              <w:jc w:val="left"/>
              <w:rPr>
                <w:rFonts w:ascii="Consolas" w:eastAsiaTheme="minorHAnsi" w:hAnsi="Consolas" w:cs="Consolas"/>
                <w:color w:val="0000FF"/>
                <w:sz w:val="16"/>
                <w:szCs w:val="16"/>
                <w:lang w:val="fr-FR"/>
              </w:rPr>
            </w:pPr>
          </w:p>
          <w:p w:rsidR="004C4CA7" w:rsidRPr="004C4CA7" w:rsidRDefault="004C4CA7" w:rsidP="000079E6">
            <w:pPr>
              <w:autoSpaceDE w:val="0"/>
              <w:autoSpaceDN w:val="0"/>
              <w:adjustRightInd w:val="0"/>
              <w:jc w:val="left"/>
              <w:rPr>
                <w:rFonts w:ascii="Consolas" w:eastAsiaTheme="minorHAnsi" w:hAnsi="Consolas" w:cs="Consolas"/>
                <w:sz w:val="16"/>
                <w:szCs w:val="16"/>
                <w:lang w:val="fr-FR"/>
              </w:rPr>
            </w:pPr>
            <w:r>
              <w:rPr>
                <w:rFonts w:ascii="Consolas" w:eastAsiaTheme="minorHAnsi" w:hAnsi="Consolas" w:cs="Consolas"/>
                <w:color w:val="0000FF"/>
                <w:sz w:val="16"/>
                <w:szCs w:val="16"/>
                <w:lang w:val="fr-FR"/>
              </w:rPr>
              <w:t xml:space="preserve">    </w:t>
            </w:r>
            <w:r w:rsidRPr="004C4CA7">
              <w:rPr>
                <w:rFonts w:ascii="Consolas" w:eastAsiaTheme="minorHAnsi" w:hAnsi="Consolas" w:cs="Consolas"/>
                <w:color w:val="0000FF"/>
                <w:sz w:val="16"/>
                <w:szCs w:val="16"/>
                <w:lang w:val="fr-FR"/>
              </w:rPr>
              <w:t>return</w:t>
            </w:r>
            <w:r w:rsidRPr="004C4CA7">
              <w:rPr>
                <w:rFonts w:ascii="Consolas" w:eastAsiaTheme="minorHAnsi" w:hAnsi="Consolas" w:cs="Consolas"/>
                <w:sz w:val="16"/>
                <w:szCs w:val="16"/>
                <w:lang w:val="fr-FR"/>
              </w:rPr>
              <w:t xml:space="preserve"> </w:t>
            </w:r>
            <w:proofErr w:type="spellStart"/>
            <w:r w:rsidRPr="004C4CA7">
              <w:rPr>
                <w:rFonts w:ascii="Consolas" w:eastAsiaTheme="minorHAnsi" w:hAnsi="Consolas" w:cs="Consolas"/>
                <w:sz w:val="16"/>
                <w:szCs w:val="16"/>
                <w:lang w:val="fr-FR"/>
              </w:rPr>
              <w:t>rayDirection</w:t>
            </w:r>
            <w:proofErr w:type="spellEnd"/>
            <w:r w:rsidRPr="004C4CA7">
              <w:rPr>
                <w:rFonts w:ascii="Consolas" w:eastAsiaTheme="minorHAnsi" w:hAnsi="Consolas" w:cs="Consolas"/>
                <w:sz w:val="16"/>
                <w:szCs w:val="16"/>
                <w:lang w:val="fr-FR"/>
              </w:rPr>
              <w:t>;</w:t>
            </w:r>
          </w:p>
          <w:p w:rsidR="004C4CA7" w:rsidRPr="004C4CA7" w:rsidRDefault="004C4CA7" w:rsidP="000079E6">
            <w:pPr>
              <w:autoSpaceDE w:val="0"/>
              <w:autoSpaceDN w:val="0"/>
              <w:adjustRightInd w:val="0"/>
              <w:jc w:val="left"/>
              <w:rPr>
                <w:rFonts w:ascii="Univers CE 45 Light" w:hAnsi="Univers CE 45 Light"/>
                <w:sz w:val="19"/>
                <w:szCs w:val="19"/>
                <w:lang w:val="fr-FR"/>
              </w:rPr>
            </w:pPr>
            <w:r w:rsidRPr="004C4CA7">
              <w:rPr>
                <w:rFonts w:ascii="Consolas" w:eastAsiaTheme="minorHAnsi" w:hAnsi="Consolas" w:cs="Consolas"/>
                <w:sz w:val="16"/>
                <w:szCs w:val="16"/>
                <w:lang w:val="fr-FR"/>
              </w:rPr>
              <w:t>}</w:t>
            </w:r>
          </w:p>
        </w:tc>
      </w:tr>
    </w:tbl>
    <w:p w:rsidR="009F29EE" w:rsidRDefault="009F29EE" w:rsidP="00536576">
      <w:pPr>
        <w:pStyle w:val="Titre2"/>
        <w:numPr>
          <w:ilvl w:val="0"/>
          <w:numId w:val="33"/>
        </w:numPr>
      </w:pPr>
      <w:bookmarkStart w:id="19" w:name="_Toc377412714"/>
      <w:r>
        <w:t>Benchmark</w:t>
      </w:r>
      <w:r w:rsidR="004D7DD6">
        <w:t>s</w:t>
      </w:r>
      <w:bookmarkEnd w:id="19"/>
    </w:p>
    <w:p w:rsidR="00212055" w:rsidRDefault="00212055" w:rsidP="00212055">
      <w:pPr>
        <w:ind w:firstLine="360"/>
        <w:rPr>
          <w:rFonts w:ascii="Univers CE 45 Light" w:hAnsi="Univers CE 45 Light"/>
          <w:sz w:val="19"/>
          <w:szCs w:val="19"/>
        </w:rPr>
      </w:pPr>
      <w:proofErr w:type="spellStart"/>
      <w:r>
        <w:rPr>
          <w:rFonts w:ascii="Univers CE 45 Light" w:hAnsi="Univers CE 45 Light"/>
          <w:sz w:val="19"/>
          <w:szCs w:val="19"/>
        </w:rPr>
        <w:t>Partie</w:t>
      </w:r>
      <w:proofErr w:type="spellEnd"/>
      <w:r>
        <w:rPr>
          <w:rFonts w:ascii="Univers CE 45 Light" w:hAnsi="Univers CE 45 Light"/>
          <w:sz w:val="19"/>
          <w:szCs w:val="19"/>
        </w:rPr>
        <w:t xml:space="preserve"> à completer…</w:t>
      </w:r>
    </w:p>
    <w:p w:rsidR="004D7DD6" w:rsidRPr="00A14A96" w:rsidRDefault="004D7DD6" w:rsidP="004D7DD6">
      <w:pPr>
        <w:pStyle w:val="Titre3"/>
        <w:numPr>
          <w:ilvl w:val="0"/>
          <w:numId w:val="36"/>
        </w:numPr>
      </w:pPr>
      <w:bookmarkStart w:id="20" w:name="_Toc377412715"/>
      <w:r>
        <w:t>Using one function pointer</w:t>
      </w:r>
      <w:bookmarkEnd w:id="20"/>
    </w:p>
    <w:tbl>
      <w:tblPr>
        <w:tblStyle w:val="Grillemoyenne3-Accent5"/>
        <w:tblW w:w="9954" w:type="dxa"/>
        <w:tblInd w:w="609" w:type="dxa"/>
        <w:tblLook w:val="04A0"/>
      </w:tblPr>
      <w:tblGrid>
        <w:gridCol w:w="2561"/>
        <w:gridCol w:w="1372"/>
        <w:gridCol w:w="1412"/>
        <w:gridCol w:w="1562"/>
        <w:gridCol w:w="1777"/>
        <w:gridCol w:w="1270"/>
      </w:tblGrid>
      <w:tr w:rsidR="000C5639" w:rsidTr="00C73280">
        <w:trPr>
          <w:cnfStyle w:val="100000000000"/>
        </w:trPr>
        <w:tc>
          <w:tcPr>
            <w:cnfStyle w:val="001000000000"/>
            <w:tcW w:w="2561" w:type="dxa"/>
          </w:tcPr>
          <w:p w:rsidR="000C5639" w:rsidRDefault="000C5639" w:rsidP="00C73280">
            <w:pPr>
              <w:ind w:right="34"/>
              <w:rPr>
                <w:rFonts w:ascii="Univers CE 45 Light" w:hAnsi="Univers CE 45 Light"/>
                <w:sz w:val="19"/>
                <w:szCs w:val="19"/>
              </w:rPr>
            </w:pPr>
            <w:bookmarkStart w:id="21" w:name="_Toc377412716"/>
            <w:r>
              <w:rPr>
                <w:rFonts w:ascii="Univers CE 45 Light" w:hAnsi="Univers CE 45 Light"/>
                <w:sz w:val="19"/>
                <w:szCs w:val="19"/>
              </w:rPr>
              <w:t>Hardware</w:t>
            </w:r>
          </w:p>
        </w:tc>
        <w:tc>
          <w:tcPr>
            <w:tcW w:w="1372" w:type="dxa"/>
          </w:tcPr>
          <w:p w:rsidR="000C5639" w:rsidRDefault="000C5639" w:rsidP="00C73280">
            <w:pPr>
              <w:ind w:right="34"/>
              <w:cnfStyle w:val="100000000000"/>
              <w:rPr>
                <w:rFonts w:ascii="Univers CE 45 Light" w:hAnsi="Univers CE 45 Light"/>
                <w:sz w:val="19"/>
                <w:szCs w:val="19"/>
              </w:rPr>
            </w:pPr>
            <w:proofErr w:type="spellStart"/>
            <w:r>
              <w:rPr>
                <w:rFonts w:ascii="Univers CE 45 Light" w:hAnsi="Univers CE 45 Light"/>
                <w:sz w:val="19"/>
                <w:szCs w:val="19"/>
              </w:rPr>
              <w:t>Nb</w:t>
            </w:r>
            <w:proofErr w:type="spellEnd"/>
            <w:r>
              <w:rPr>
                <w:rFonts w:ascii="Univers CE 45 Light" w:hAnsi="Univers CE 45 Light"/>
                <w:sz w:val="19"/>
                <w:szCs w:val="19"/>
              </w:rPr>
              <w:t xml:space="preserve"> multi</w:t>
            </w:r>
          </w:p>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processors</w:t>
            </w:r>
          </w:p>
        </w:tc>
        <w:tc>
          <w:tcPr>
            <w:tcW w:w="1412" w:type="dxa"/>
          </w:tcPr>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Compute</w:t>
            </w:r>
          </w:p>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capability</w:t>
            </w:r>
          </w:p>
        </w:tc>
        <w:tc>
          <w:tcPr>
            <w:tcW w:w="1562" w:type="dxa"/>
          </w:tcPr>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Simple kernel</w:t>
            </w:r>
          </w:p>
        </w:tc>
        <w:tc>
          <w:tcPr>
            <w:tcW w:w="1777" w:type="dxa"/>
          </w:tcPr>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Kernel with</w:t>
            </w:r>
          </w:p>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function pointer</w:t>
            </w:r>
          </w:p>
        </w:tc>
        <w:tc>
          <w:tcPr>
            <w:tcW w:w="1270" w:type="dxa"/>
          </w:tcPr>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Overhead</w:t>
            </w:r>
          </w:p>
        </w:tc>
      </w:tr>
      <w:tr w:rsidR="000C5639" w:rsidTr="00C73280">
        <w:trPr>
          <w:cnfStyle w:val="000000100000"/>
        </w:trPr>
        <w:tc>
          <w:tcPr>
            <w:cnfStyle w:val="001000000000"/>
            <w:tcW w:w="2561"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t>GeForce GTX 670</w:t>
            </w:r>
          </w:p>
          <w:p w:rsidR="000C5639" w:rsidRDefault="000C5639" w:rsidP="00C73280">
            <w:pPr>
              <w:ind w:right="34"/>
              <w:rPr>
                <w:rFonts w:ascii="Univers CE 45 Light" w:hAnsi="Univers CE 45 Light"/>
                <w:sz w:val="19"/>
                <w:szCs w:val="19"/>
              </w:rPr>
            </w:pPr>
            <w:r>
              <w:rPr>
                <w:rFonts w:ascii="Univers CE 45 Light" w:hAnsi="Univers CE 45 Light"/>
                <w:sz w:val="19"/>
                <w:szCs w:val="19"/>
              </w:rPr>
              <w:t>(2GB)</w:t>
            </w:r>
          </w:p>
        </w:tc>
        <w:tc>
          <w:tcPr>
            <w:tcW w:w="1372" w:type="dxa"/>
          </w:tcPr>
          <w:p w:rsidR="000C5639" w:rsidRPr="00895C06" w:rsidRDefault="000C5639" w:rsidP="00C73280">
            <w:pPr>
              <w:ind w:right="34"/>
              <w:cnfStyle w:val="000000100000"/>
              <w:rPr>
                <w:rFonts w:ascii="Univers CE 45 Light" w:hAnsi="Univers CE 45 Light"/>
                <w:sz w:val="19"/>
                <w:szCs w:val="19"/>
              </w:rPr>
            </w:pPr>
          </w:p>
        </w:tc>
        <w:tc>
          <w:tcPr>
            <w:tcW w:w="1412" w:type="dxa"/>
          </w:tcPr>
          <w:p w:rsidR="000C5639" w:rsidRPr="00895C06" w:rsidRDefault="000C5639" w:rsidP="00C73280">
            <w:pPr>
              <w:ind w:right="34"/>
              <w:cnfStyle w:val="000000100000"/>
              <w:rPr>
                <w:rFonts w:ascii="Univers CE 45 Light" w:hAnsi="Univers CE 45 Light"/>
                <w:sz w:val="19"/>
                <w:szCs w:val="19"/>
              </w:rPr>
            </w:pPr>
          </w:p>
        </w:tc>
        <w:tc>
          <w:tcPr>
            <w:tcW w:w="1562" w:type="dxa"/>
          </w:tcPr>
          <w:p w:rsidR="000C5639" w:rsidRPr="00895C06" w:rsidRDefault="000C5639" w:rsidP="00C73280">
            <w:pPr>
              <w:ind w:right="34"/>
              <w:cnfStyle w:val="000000100000"/>
              <w:rPr>
                <w:rFonts w:ascii="Univers CE 45 Light" w:hAnsi="Univers CE 45 Light"/>
                <w:sz w:val="19"/>
                <w:szCs w:val="19"/>
              </w:rPr>
            </w:pPr>
          </w:p>
        </w:tc>
        <w:tc>
          <w:tcPr>
            <w:tcW w:w="1777" w:type="dxa"/>
          </w:tcPr>
          <w:p w:rsidR="000C5639" w:rsidRPr="00895C06" w:rsidRDefault="000C5639" w:rsidP="00C73280">
            <w:pPr>
              <w:ind w:right="34"/>
              <w:cnfStyle w:val="000000100000"/>
              <w:rPr>
                <w:rFonts w:ascii="Univers CE 45 Light" w:hAnsi="Univers CE 45 Light"/>
                <w:sz w:val="19"/>
                <w:szCs w:val="19"/>
              </w:rPr>
            </w:pPr>
          </w:p>
        </w:tc>
        <w:tc>
          <w:tcPr>
            <w:tcW w:w="1270" w:type="dxa"/>
          </w:tcPr>
          <w:p w:rsidR="000C5639" w:rsidRPr="00895C06" w:rsidRDefault="000C5639" w:rsidP="00C73280">
            <w:pPr>
              <w:ind w:right="34"/>
              <w:cnfStyle w:val="000000100000"/>
              <w:rPr>
                <w:rFonts w:ascii="Univers CE 45 Light" w:hAnsi="Univers CE 45 Light"/>
                <w:sz w:val="19"/>
                <w:szCs w:val="19"/>
              </w:rPr>
            </w:pPr>
          </w:p>
        </w:tc>
      </w:tr>
      <w:tr w:rsidR="000C5639" w:rsidTr="00C73280">
        <w:tc>
          <w:tcPr>
            <w:cnfStyle w:val="001000000000"/>
            <w:tcW w:w="2561"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t>GeForce GTX 570</w:t>
            </w:r>
          </w:p>
          <w:p w:rsidR="000C5639" w:rsidRDefault="000C5639" w:rsidP="00C73280">
            <w:pPr>
              <w:ind w:right="34"/>
              <w:rPr>
                <w:rFonts w:ascii="Univers CE 45 Light" w:hAnsi="Univers CE 45 Light"/>
                <w:sz w:val="19"/>
                <w:szCs w:val="19"/>
              </w:rPr>
            </w:pPr>
            <w:r>
              <w:rPr>
                <w:rFonts w:ascii="Univers CE 45 Light" w:hAnsi="Univers CE 45 Light"/>
                <w:sz w:val="19"/>
                <w:szCs w:val="19"/>
              </w:rPr>
              <w:t>(1.25 GB)</w:t>
            </w:r>
          </w:p>
        </w:tc>
        <w:tc>
          <w:tcPr>
            <w:tcW w:w="1372" w:type="dxa"/>
          </w:tcPr>
          <w:p w:rsidR="000C5639" w:rsidRDefault="000C5639" w:rsidP="00C73280">
            <w:pPr>
              <w:ind w:right="34"/>
              <w:cnfStyle w:val="000000000000"/>
              <w:rPr>
                <w:rFonts w:ascii="Univers CE 45 Light" w:hAnsi="Univers CE 45 Light"/>
                <w:sz w:val="19"/>
                <w:szCs w:val="19"/>
              </w:rPr>
            </w:pPr>
          </w:p>
        </w:tc>
        <w:tc>
          <w:tcPr>
            <w:tcW w:w="1412" w:type="dxa"/>
          </w:tcPr>
          <w:p w:rsidR="000C5639" w:rsidRDefault="000C5639" w:rsidP="00C73280">
            <w:pPr>
              <w:ind w:right="34"/>
              <w:cnfStyle w:val="000000000000"/>
              <w:rPr>
                <w:rFonts w:ascii="Univers CE 45 Light" w:hAnsi="Univers CE 45 Light"/>
                <w:sz w:val="19"/>
                <w:szCs w:val="19"/>
              </w:rPr>
            </w:pPr>
          </w:p>
        </w:tc>
        <w:tc>
          <w:tcPr>
            <w:tcW w:w="1562" w:type="dxa"/>
          </w:tcPr>
          <w:p w:rsidR="000C5639" w:rsidRDefault="000C5639" w:rsidP="00C73280">
            <w:pPr>
              <w:ind w:right="34"/>
              <w:cnfStyle w:val="000000000000"/>
              <w:rPr>
                <w:rFonts w:ascii="Univers CE 45 Light" w:hAnsi="Univers CE 45 Light"/>
                <w:sz w:val="19"/>
                <w:szCs w:val="19"/>
              </w:rPr>
            </w:pPr>
          </w:p>
        </w:tc>
        <w:tc>
          <w:tcPr>
            <w:tcW w:w="1777" w:type="dxa"/>
          </w:tcPr>
          <w:p w:rsidR="000C5639" w:rsidRDefault="000C5639" w:rsidP="00C73280">
            <w:pPr>
              <w:ind w:right="34"/>
              <w:cnfStyle w:val="000000000000"/>
              <w:rPr>
                <w:rFonts w:ascii="Univers CE 45 Light" w:hAnsi="Univers CE 45 Light"/>
                <w:sz w:val="19"/>
                <w:szCs w:val="19"/>
              </w:rPr>
            </w:pPr>
          </w:p>
        </w:tc>
        <w:tc>
          <w:tcPr>
            <w:tcW w:w="1270" w:type="dxa"/>
          </w:tcPr>
          <w:p w:rsidR="000C5639" w:rsidRDefault="000C5639" w:rsidP="00C73280">
            <w:pPr>
              <w:ind w:right="34"/>
              <w:cnfStyle w:val="000000000000"/>
              <w:rPr>
                <w:rFonts w:ascii="Univers CE 45 Light" w:hAnsi="Univers CE 45 Light"/>
                <w:sz w:val="19"/>
                <w:szCs w:val="19"/>
              </w:rPr>
            </w:pPr>
          </w:p>
        </w:tc>
      </w:tr>
      <w:tr w:rsidR="000C5639" w:rsidTr="00C73280">
        <w:trPr>
          <w:cnfStyle w:val="000000100000"/>
        </w:trPr>
        <w:tc>
          <w:tcPr>
            <w:cnfStyle w:val="001000000000"/>
            <w:tcW w:w="2561"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t>GeForce GT 540M</w:t>
            </w:r>
          </w:p>
          <w:p w:rsidR="000C5639" w:rsidRDefault="000C5639" w:rsidP="00C73280">
            <w:pPr>
              <w:ind w:right="34"/>
              <w:rPr>
                <w:rFonts w:ascii="Univers CE 45 Light" w:hAnsi="Univers CE 45 Light"/>
                <w:sz w:val="19"/>
                <w:szCs w:val="19"/>
              </w:rPr>
            </w:pPr>
            <w:r>
              <w:rPr>
                <w:rFonts w:ascii="Univers CE 45 Light" w:hAnsi="Univers CE 45 Light"/>
                <w:sz w:val="19"/>
                <w:szCs w:val="19"/>
              </w:rPr>
              <w:t>(1 GB) - laptop</w:t>
            </w:r>
          </w:p>
        </w:tc>
        <w:tc>
          <w:tcPr>
            <w:tcW w:w="1372" w:type="dxa"/>
          </w:tcPr>
          <w:p w:rsidR="000C5639" w:rsidRDefault="000C5639" w:rsidP="00C73280">
            <w:pPr>
              <w:ind w:right="34"/>
              <w:cnfStyle w:val="000000100000"/>
              <w:rPr>
                <w:rFonts w:ascii="Univers CE 45 Light" w:hAnsi="Univers CE 45 Light"/>
                <w:sz w:val="19"/>
                <w:szCs w:val="19"/>
              </w:rPr>
            </w:pPr>
          </w:p>
        </w:tc>
        <w:tc>
          <w:tcPr>
            <w:tcW w:w="1412" w:type="dxa"/>
          </w:tcPr>
          <w:p w:rsidR="000C5639" w:rsidRDefault="000C5639" w:rsidP="00C73280">
            <w:pPr>
              <w:ind w:right="34"/>
              <w:cnfStyle w:val="000000100000"/>
              <w:rPr>
                <w:rFonts w:ascii="Univers CE 45 Light" w:hAnsi="Univers CE 45 Light"/>
                <w:sz w:val="19"/>
                <w:szCs w:val="19"/>
              </w:rPr>
            </w:pPr>
          </w:p>
        </w:tc>
        <w:tc>
          <w:tcPr>
            <w:tcW w:w="1562" w:type="dxa"/>
          </w:tcPr>
          <w:p w:rsidR="000C5639" w:rsidRDefault="000C5639" w:rsidP="00C73280">
            <w:pPr>
              <w:ind w:right="34"/>
              <w:cnfStyle w:val="000000100000"/>
              <w:rPr>
                <w:rFonts w:ascii="Univers CE 45 Light" w:hAnsi="Univers CE 45 Light"/>
                <w:sz w:val="19"/>
                <w:szCs w:val="19"/>
              </w:rPr>
            </w:pPr>
          </w:p>
        </w:tc>
        <w:tc>
          <w:tcPr>
            <w:tcW w:w="1777" w:type="dxa"/>
          </w:tcPr>
          <w:p w:rsidR="000C5639" w:rsidRDefault="000C5639" w:rsidP="00C73280">
            <w:pPr>
              <w:ind w:right="34"/>
              <w:cnfStyle w:val="000000100000"/>
              <w:rPr>
                <w:rFonts w:ascii="Univers CE 45 Light" w:hAnsi="Univers CE 45 Light"/>
                <w:sz w:val="19"/>
                <w:szCs w:val="19"/>
              </w:rPr>
            </w:pPr>
          </w:p>
        </w:tc>
        <w:tc>
          <w:tcPr>
            <w:tcW w:w="1270" w:type="dxa"/>
          </w:tcPr>
          <w:p w:rsidR="000C5639" w:rsidRDefault="000C5639" w:rsidP="00C73280">
            <w:pPr>
              <w:ind w:right="34"/>
              <w:cnfStyle w:val="000000100000"/>
              <w:rPr>
                <w:rFonts w:ascii="Univers CE 45 Light" w:hAnsi="Univers CE 45 Light"/>
                <w:sz w:val="19"/>
                <w:szCs w:val="19"/>
              </w:rPr>
            </w:pPr>
          </w:p>
        </w:tc>
      </w:tr>
    </w:tbl>
    <w:p w:rsidR="004D7DD6" w:rsidRPr="00A14A96" w:rsidRDefault="004D7DD6" w:rsidP="004D7DD6">
      <w:pPr>
        <w:pStyle w:val="Titre3"/>
        <w:numPr>
          <w:ilvl w:val="0"/>
          <w:numId w:val="36"/>
        </w:numPr>
      </w:pPr>
      <w:r>
        <w:t>Using two function pointers</w:t>
      </w:r>
      <w:bookmarkEnd w:id="21"/>
    </w:p>
    <w:tbl>
      <w:tblPr>
        <w:tblStyle w:val="Grillemoyenne3-Accent5"/>
        <w:tblW w:w="9954" w:type="dxa"/>
        <w:tblInd w:w="609" w:type="dxa"/>
        <w:tblLook w:val="04A0"/>
      </w:tblPr>
      <w:tblGrid>
        <w:gridCol w:w="2561"/>
        <w:gridCol w:w="1372"/>
        <w:gridCol w:w="1412"/>
        <w:gridCol w:w="1562"/>
        <w:gridCol w:w="1777"/>
        <w:gridCol w:w="1270"/>
      </w:tblGrid>
      <w:tr w:rsidR="000C5639" w:rsidTr="00C73280">
        <w:trPr>
          <w:cnfStyle w:val="100000000000"/>
        </w:trPr>
        <w:tc>
          <w:tcPr>
            <w:cnfStyle w:val="001000000000"/>
            <w:tcW w:w="2561"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t>Hardware</w:t>
            </w:r>
          </w:p>
        </w:tc>
        <w:tc>
          <w:tcPr>
            <w:tcW w:w="1372" w:type="dxa"/>
          </w:tcPr>
          <w:p w:rsidR="000C5639" w:rsidRDefault="000C5639" w:rsidP="00C73280">
            <w:pPr>
              <w:ind w:right="34"/>
              <w:cnfStyle w:val="100000000000"/>
              <w:rPr>
                <w:rFonts w:ascii="Univers CE 45 Light" w:hAnsi="Univers CE 45 Light"/>
                <w:sz w:val="19"/>
                <w:szCs w:val="19"/>
              </w:rPr>
            </w:pPr>
            <w:proofErr w:type="spellStart"/>
            <w:r>
              <w:rPr>
                <w:rFonts w:ascii="Univers CE 45 Light" w:hAnsi="Univers CE 45 Light"/>
                <w:sz w:val="19"/>
                <w:szCs w:val="19"/>
              </w:rPr>
              <w:t>Nb</w:t>
            </w:r>
            <w:proofErr w:type="spellEnd"/>
            <w:r>
              <w:rPr>
                <w:rFonts w:ascii="Univers CE 45 Light" w:hAnsi="Univers CE 45 Light"/>
                <w:sz w:val="19"/>
                <w:szCs w:val="19"/>
              </w:rPr>
              <w:t xml:space="preserve"> multi</w:t>
            </w:r>
          </w:p>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processors</w:t>
            </w:r>
          </w:p>
        </w:tc>
        <w:tc>
          <w:tcPr>
            <w:tcW w:w="1412" w:type="dxa"/>
          </w:tcPr>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Compute</w:t>
            </w:r>
          </w:p>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capability</w:t>
            </w:r>
          </w:p>
        </w:tc>
        <w:tc>
          <w:tcPr>
            <w:tcW w:w="1562" w:type="dxa"/>
          </w:tcPr>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Simple kernel</w:t>
            </w:r>
          </w:p>
        </w:tc>
        <w:tc>
          <w:tcPr>
            <w:tcW w:w="1777" w:type="dxa"/>
          </w:tcPr>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Kernel with</w:t>
            </w:r>
          </w:p>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function pointer</w:t>
            </w:r>
          </w:p>
        </w:tc>
        <w:tc>
          <w:tcPr>
            <w:tcW w:w="1270" w:type="dxa"/>
          </w:tcPr>
          <w:p w:rsidR="000C5639" w:rsidRDefault="000C5639" w:rsidP="00C73280">
            <w:pPr>
              <w:ind w:right="34"/>
              <w:cnfStyle w:val="100000000000"/>
              <w:rPr>
                <w:rFonts w:ascii="Univers CE 45 Light" w:hAnsi="Univers CE 45 Light"/>
                <w:sz w:val="19"/>
                <w:szCs w:val="19"/>
              </w:rPr>
            </w:pPr>
            <w:r>
              <w:rPr>
                <w:rFonts w:ascii="Univers CE 45 Light" w:hAnsi="Univers CE 45 Light"/>
                <w:sz w:val="19"/>
                <w:szCs w:val="19"/>
              </w:rPr>
              <w:t>Overhead</w:t>
            </w:r>
          </w:p>
        </w:tc>
      </w:tr>
      <w:tr w:rsidR="000C5639" w:rsidTr="00C73280">
        <w:trPr>
          <w:cnfStyle w:val="000000100000"/>
        </w:trPr>
        <w:tc>
          <w:tcPr>
            <w:cnfStyle w:val="001000000000"/>
            <w:tcW w:w="2561"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t>GeForce GTX 670</w:t>
            </w:r>
          </w:p>
          <w:p w:rsidR="000C5639" w:rsidRDefault="000C5639" w:rsidP="00C73280">
            <w:pPr>
              <w:ind w:right="34"/>
              <w:rPr>
                <w:rFonts w:ascii="Univers CE 45 Light" w:hAnsi="Univers CE 45 Light"/>
                <w:sz w:val="19"/>
                <w:szCs w:val="19"/>
              </w:rPr>
            </w:pPr>
            <w:r>
              <w:rPr>
                <w:rFonts w:ascii="Univers CE 45 Light" w:hAnsi="Univers CE 45 Light"/>
                <w:sz w:val="19"/>
                <w:szCs w:val="19"/>
              </w:rPr>
              <w:t>(2GB)</w:t>
            </w:r>
          </w:p>
        </w:tc>
        <w:tc>
          <w:tcPr>
            <w:tcW w:w="1372" w:type="dxa"/>
          </w:tcPr>
          <w:p w:rsidR="000C5639" w:rsidRPr="00895C06" w:rsidRDefault="000C5639" w:rsidP="00C73280">
            <w:pPr>
              <w:ind w:right="34"/>
              <w:cnfStyle w:val="000000100000"/>
              <w:rPr>
                <w:rFonts w:ascii="Univers CE 45 Light" w:hAnsi="Univers CE 45 Light"/>
                <w:sz w:val="19"/>
                <w:szCs w:val="19"/>
              </w:rPr>
            </w:pPr>
          </w:p>
        </w:tc>
        <w:tc>
          <w:tcPr>
            <w:tcW w:w="1412" w:type="dxa"/>
          </w:tcPr>
          <w:p w:rsidR="000C5639" w:rsidRPr="00895C06" w:rsidRDefault="000C5639" w:rsidP="00C73280">
            <w:pPr>
              <w:ind w:right="34"/>
              <w:cnfStyle w:val="000000100000"/>
              <w:rPr>
                <w:rFonts w:ascii="Univers CE 45 Light" w:hAnsi="Univers CE 45 Light"/>
                <w:sz w:val="19"/>
                <w:szCs w:val="19"/>
              </w:rPr>
            </w:pPr>
          </w:p>
        </w:tc>
        <w:tc>
          <w:tcPr>
            <w:tcW w:w="1562" w:type="dxa"/>
          </w:tcPr>
          <w:p w:rsidR="000C5639" w:rsidRPr="00895C06" w:rsidRDefault="000C5639" w:rsidP="00C73280">
            <w:pPr>
              <w:ind w:right="34"/>
              <w:cnfStyle w:val="000000100000"/>
              <w:rPr>
                <w:rFonts w:ascii="Univers CE 45 Light" w:hAnsi="Univers CE 45 Light"/>
                <w:sz w:val="19"/>
                <w:szCs w:val="19"/>
              </w:rPr>
            </w:pPr>
          </w:p>
        </w:tc>
        <w:tc>
          <w:tcPr>
            <w:tcW w:w="1777" w:type="dxa"/>
          </w:tcPr>
          <w:p w:rsidR="000C5639" w:rsidRPr="00895C06" w:rsidRDefault="000C5639" w:rsidP="00C73280">
            <w:pPr>
              <w:ind w:right="34"/>
              <w:cnfStyle w:val="000000100000"/>
              <w:rPr>
                <w:rFonts w:ascii="Univers CE 45 Light" w:hAnsi="Univers CE 45 Light"/>
                <w:sz w:val="19"/>
                <w:szCs w:val="19"/>
              </w:rPr>
            </w:pPr>
          </w:p>
        </w:tc>
        <w:tc>
          <w:tcPr>
            <w:tcW w:w="1270" w:type="dxa"/>
          </w:tcPr>
          <w:p w:rsidR="000C5639" w:rsidRPr="00895C06" w:rsidRDefault="000C5639" w:rsidP="00C73280">
            <w:pPr>
              <w:ind w:right="34"/>
              <w:cnfStyle w:val="000000100000"/>
              <w:rPr>
                <w:rFonts w:ascii="Univers CE 45 Light" w:hAnsi="Univers CE 45 Light"/>
                <w:sz w:val="19"/>
                <w:szCs w:val="19"/>
              </w:rPr>
            </w:pPr>
          </w:p>
        </w:tc>
      </w:tr>
      <w:tr w:rsidR="000C5639" w:rsidTr="00C73280">
        <w:tc>
          <w:tcPr>
            <w:cnfStyle w:val="001000000000"/>
            <w:tcW w:w="2561"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t>GeForce GTX 570</w:t>
            </w:r>
          </w:p>
          <w:p w:rsidR="000C5639" w:rsidRDefault="000C5639" w:rsidP="00C73280">
            <w:pPr>
              <w:ind w:right="34"/>
              <w:rPr>
                <w:rFonts w:ascii="Univers CE 45 Light" w:hAnsi="Univers CE 45 Light"/>
                <w:sz w:val="19"/>
                <w:szCs w:val="19"/>
              </w:rPr>
            </w:pPr>
            <w:r>
              <w:rPr>
                <w:rFonts w:ascii="Univers CE 45 Light" w:hAnsi="Univers CE 45 Light"/>
                <w:sz w:val="19"/>
                <w:szCs w:val="19"/>
              </w:rPr>
              <w:lastRenderedPageBreak/>
              <w:t>(1.25 GB)</w:t>
            </w:r>
          </w:p>
        </w:tc>
        <w:tc>
          <w:tcPr>
            <w:tcW w:w="1372" w:type="dxa"/>
          </w:tcPr>
          <w:p w:rsidR="000C5639" w:rsidRDefault="000C5639" w:rsidP="00C73280">
            <w:pPr>
              <w:ind w:right="34"/>
              <w:cnfStyle w:val="000000000000"/>
              <w:rPr>
                <w:rFonts w:ascii="Univers CE 45 Light" w:hAnsi="Univers CE 45 Light"/>
                <w:sz w:val="19"/>
                <w:szCs w:val="19"/>
              </w:rPr>
            </w:pPr>
          </w:p>
        </w:tc>
        <w:tc>
          <w:tcPr>
            <w:tcW w:w="1412" w:type="dxa"/>
          </w:tcPr>
          <w:p w:rsidR="000C5639" w:rsidRDefault="000C5639" w:rsidP="00C73280">
            <w:pPr>
              <w:ind w:right="34"/>
              <w:cnfStyle w:val="000000000000"/>
              <w:rPr>
                <w:rFonts w:ascii="Univers CE 45 Light" w:hAnsi="Univers CE 45 Light"/>
                <w:sz w:val="19"/>
                <w:szCs w:val="19"/>
              </w:rPr>
            </w:pPr>
          </w:p>
        </w:tc>
        <w:tc>
          <w:tcPr>
            <w:tcW w:w="1562" w:type="dxa"/>
          </w:tcPr>
          <w:p w:rsidR="000C5639" w:rsidRDefault="000C5639" w:rsidP="00C73280">
            <w:pPr>
              <w:ind w:right="34"/>
              <w:cnfStyle w:val="000000000000"/>
              <w:rPr>
                <w:rFonts w:ascii="Univers CE 45 Light" w:hAnsi="Univers CE 45 Light"/>
                <w:sz w:val="19"/>
                <w:szCs w:val="19"/>
              </w:rPr>
            </w:pPr>
          </w:p>
        </w:tc>
        <w:tc>
          <w:tcPr>
            <w:tcW w:w="1777" w:type="dxa"/>
          </w:tcPr>
          <w:p w:rsidR="000C5639" w:rsidRDefault="000C5639" w:rsidP="00C73280">
            <w:pPr>
              <w:ind w:right="34"/>
              <w:cnfStyle w:val="000000000000"/>
              <w:rPr>
                <w:rFonts w:ascii="Univers CE 45 Light" w:hAnsi="Univers CE 45 Light"/>
                <w:sz w:val="19"/>
                <w:szCs w:val="19"/>
              </w:rPr>
            </w:pPr>
          </w:p>
        </w:tc>
        <w:tc>
          <w:tcPr>
            <w:tcW w:w="1270" w:type="dxa"/>
          </w:tcPr>
          <w:p w:rsidR="000C5639" w:rsidRDefault="000C5639" w:rsidP="00C73280">
            <w:pPr>
              <w:ind w:right="34"/>
              <w:cnfStyle w:val="000000000000"/>
              <w:rPr>
                <w:rFonts w:ascii="Univers CE 45 Light" w:hAnsi="Univers CE 45 Light"/>
                <w:sz w:val="19"/>
                <w:szCs w:val="19"/>
              </w:rPr>
            </w:pPr>
          </w:p>
        </w:tc>
      </w:tr>
      <w:tr w:rsidR="000C5639" w:rsidTr="00C73280">
        <w:trPr>
          <w:cnfStyle w:val="000000100000"/>
        </w:trPr>
        <w:tc>
          <w:tcPr>
            <w:cnfStyle w:val="001000000000"/>
            <w:tcW w:w="2561" w:type="dxa"/>
          </w:tcPr>
          <w:p w:rsidR="000C5639" w:rsidRDefault="000C5639" w:rsidP="00C73280">
            <w:pPr>
              <w:ind w:right="34"/>
              <w:rPr>
                <w:rFonts w:ascii="Univers CE 45 Light" w:hAnsi="Univers CE 45 Light"/>
                <w:sz w:val="19"/>
                <w:szCs w:val="19"/>
              </w:rPr>
            </w:pPr>
            <w:r>
              <w:rPr>
                <w:rFonts w:ascii="Univers CE 45 Light" w:hAnsi="Univers CE 45 Light"/>
                <w:sz w:val="19"/>
                <w:szCs w:val="19"/>
              </w:rPr>
              <w:lastRenderedPageBreak/>
              <w:t>GeForce GT 540M</w:t>
            </w:r>
          </w:p>
          <w:p w:rsidR="000C5639" w:rsidRDefault="000C5639" w:rsidP="00C73280">
            <w:pPr>
              <w:ind w:right="34"/>
              <w:rPr>
                <w:rFonts w:ascii="Univers CE 45 Light" w:hAnsi="Univers CE 45 Light"/>
                <w:sz w:val="19"/>
                <w:szCs w:val="19"/>
              </w:rPr>
            </w:pPr>
            <w:r>
              <w:rPr>
                <w:rFonts w:ascii="Univers CE 45 Light" w:hAnsi="Univers CE 45 Light"/>
                <w:sz w:val="19"/>
                <w:szCs w:val="19"/>
              </w:rPr>
              <w:t>(1 GB) - laptop</w:t>
            </w:r>
          </w:p>
        </w:tc>
        <w:tc>
          <w:tcPr>
            <w:tcW w:w="1372" w:type="dxa"/>
          </w:tcPr>
          <w:p w:rsidR="000C5639" w:rsidRDefault="000C5639" w:rsidP="00C73280">
            <w:pPr>
              <w:ind w:right="34"/>
              <w:cnfStyle w:val="000000100000"/>
              <w:rPr>
                <w:rFonts w:ascii="Univers CE 45 Light" w:hAnsi="Univers CE 45 Light"/>
                <w:sz w:val="19"/>
                <w:szCs w:val="19"/>
              </w:rPr>
            </w:pPr>
          </w:p>
        </w:tc>
        <w:tc>
          <w:tcPr>
            <w:tcW w:w="1412" w:type="dxa"/>
          </w:tcPr>
          <w:p w:rsidR="000C5639" w:rsidRDefault="000C5639" w:rsidP="00C73280">
            <w:pPr>
              <w:ind w:right="34"/>
              <w:cnfStyle w:val="000000100000"/>
              <w:rPr>
                <w:rFonts w:ascii="Univers CE 45 Light" w:hAnsi="Univers CE 45 Light"/>
                <w:sz w:val="19"/>
                <w:szCs w:val="19"/>
              </w:rPr>
            </w:pPr>
          </w:p>
        </w:tc>
        <w:tc>
          <w:tcPr>
            <w:tcW w:w="1562" w:type="dxa"/>
          </w:tcPr>
          <w:p w:rsidR="000C5639" w:rsidRDefault="000C5639" w:rsidP="00C73280">
            <w:pPr>
              <w:ind w:right="34"/>
              <w:cnfStyle w:val="000000100000"/>
              <w:rPr>
                <w:rFonts w:ascii="Univers CE 45 Light" w:hAnsi="Univers CE 45 Light"/>
                <w:sz w:val="19"/>
                <w:szCs w:val="19"/>
              </w:rPr>
            </w:pPr>
          </w:p>
        </w:tc>
        <w:tc>
          <w:tcPr>
            <w:tcW w:w="1777" w:type="dxa"/>
          </w:tcPr>
          <w:p w:rsidR="000C5639" w:rsidRDefault="000C5639" w:rsidP="00C73280">
            <w:pPr>
              <w:ind w:right="34"/>
              <w:cnfStyle w:val="000000100000"/>
              <w:rPr>
                <w:rFonts w:ascii="Univers CE 45 Light" w:hAnsi="Univers CE 45 Light"/>
                <w:sz w:val="19"/>
                <w:szCs w:val="19"/>
              </w:rPr>
            </w:pPr>
          </w:p>
        </w:tc>
        <w:tc>
          <w:tcPr>
            <w:tcW w:w="1270" w:type="dxa"/>
          </w:tcPr>
          <w:p w:rsidR="000C5639" w:rsidRDefault="000C5639" w:rsidP="00C73280">
            <w:pPr>
              <w:ind w:right="34"/>
              <w:cnfStyle w:val="000000100000"/>
              <w:rPr>
                <w:rFonts w:ascii="Univers CE 45 Light" w:hAnsi="Univers CE 45 Light"/>
                <w:sz w:val="19"/>
                <w:szCs w:val="19"/>
              </w:rPr>
            </w:pPr>
          </w:p>
        </w:tc>
      </w:tr>
    </w:tbl>
    <w:p w:rsidR="000C5639" w:rsidRPr="000C5639" w:rsidRDefault="000C5639" w:rsidP="000C5639">
      <w:pPr>
        <w:pStyle w:val="Paragraphedeliste"/>
        <w:ind w:right="34"/>
        <w:rPr>
          <w:rFonts w:ascii="Univers CE 45 Light" w:hAnsi="Univers CE 45 Light"/>
          <w:sz w:val="19"/>
          <w:szCs w:val="19"/>
        </w:rPr>
      </w:pPr>
    </w:p>
    <w:p w:rsidR="00EF6C28" w:rsidRDefault="00EF6C28" w:rsidP="00CD401B"/>
    <w:p w:rsidR="00670B71" w:rsidRPr="004060F4" w:rsidRDefault="00670B71" w:rsidP="00FA3AD9">
      <w:pPr>
        <w:pStyle w:val="Titre1"/>
      </w:pPr>
      <w:bookmarkStart w:id="22" w:name="_Toc377412717"/>
      <w:r w:rsidRPr="004060F4">
        <w:t>Conclusion</w:t>
      </w:r>
      <w:bookmarkEnd w:id="3"/>
      <w:bookmarkEnd w:id="15"/>
      <w:bookmarkEnd w:id="16"/>
      <w:bookmarkEnd w:id="22"/>
    </w:p>
    <w:p w:rsidR="00BC5589" w:rsidRDefault="00BC5589" w:rsidP="00BC5589">
      <w:pPr>
        <w:ind w:left="709" w:right="34"/>
        <w:rPr>
          <w:rFonts w:ascii="Univers CE 45 Light" w:hAnsi="Univers CE 45 Light"/>
          <w:sz w:val="19"/>
          <w:szCs w:val="19"/>
        </w:rPr>
      </w:pPr>
      <w:bookmarkStart w:id="23" w:name="_Ref50270910"/>
      <w:bookmarkStart w:id="24" w:name="_Toc318708374"/>
      <w:bookmarkEnd w:id="4"/>
      <w:r>
        <w:rPr>
          <w:rFonts w:ascii="Univers CE 45 Light" w:hAnsi="Univers CE 45 Light"/>
          <w:sz w:val="19"/>
          <w:szCs w:val="19"/>
        </w:rPr>
        <w:t>Based on this first benchmark, it’s seems that device function pointers</w:t>
      </w:r>
      <w:r w:rsidR="00BF6264">
        <w:rPr>
          <w:rFonts w:ascii="Univers CE 45 Light" w:hAnsi="Univers CE 45 Light"/>
          <w:sz w:val="19"/>
          <w:szCs w:val="19"/>
        </w:rPr>
        <w:t xml:space="preserve"> in CUDA</w:t>
      </w:r>
      <w:r>
        <w:rPr>
          <w:rFonts w:ascii="Univers CE 45 Light" w:hAnsi="Univers CE 45 Light"/>
          <w:sz w:val="19"/>
          <w:szCs w:val="19"/>
        </w:rPr>
        <w:t xml:space="preserve"> generate not negligible overhead.</w:t>
      </w:r>
    </w:p>
    <w:p w:rsidR="007E42CF" w:rsidRDefault="007E42CF" w:rsidP="00BC5589">
      <w:pPr>
        <w:ind w:left="709" w:right="34"/>
        <w:rPr>
          <w:rFonts w:ascii="Univers CE 45 Light" w:hAnsi="Univers CE 45 Light"/>
          <w:sz w:val="19"/>
          <w:szCs w:val="19"/>
        </w:rPr>
      </w:pPr>
      <w:r>
        <w:rPr>
          <w:rFonts w:ascii="Univers CE 45 Light" w:hAnsi="Univers CE 45 Light"/>
          <w:sz w:val="19"/>
          <w:szCs w:val="19"/>
        </w:rPr>
        <w:t xml:space="preserve">The difference of using 1 or 2 pointers is really huge, </w:t>
      </w:r>
      <w:r w:rsidR="00F1062E">
        <w:rPr>
          <w:rFonts w:ascii="Univers CE 45 Light" w:hAnsi="Univers CE 45 Light"/>
          <w:sz w:val="19"/>
          <w:szCs w:val="19"/>
        </w:rPr>
        <w:t>what</w:t>
      </w:r>
      <w:r>
        <w:rPr>
          <w:rFonts w:ascii="Univers CE 45 Light" w:hAnsi="Univers CE 45 Light"/>
          <w:sz w:val="19"/>
          <w:szCs w:val="19"/>
        </w:rPr>
        <w:t xml:space="preserve"> is really </w:t>
      </w:r>
      <w:proofErr w:type="gramStart"/>
      <w:r w:rsidR="00D269D3">
        <w:rPr>
          <w:rFonts w:ascii="Univers CE 45 Light" w:hAnsi="Univers CE 45 Light"/>
          <w:sz w:val="19"/>
          <w:szCs w:val="19"/>
        </w:rPr>
        <w:t>surprising ?</w:t>
      </w:r>
      <w:proofErr w:type="gramEnd"/>
    </w:p>
    <w:p w:rsidR="00974F11" w:rsidRDefault="00974F11" w:rsidP="00BC5589">
      <w:pPr>
        <w:ind w:left="709" w:right="34"/>
        <w:rPr>
          <w:rFonts w:ascii="Univers CE 45 Light" w:hAnsi="Univers CE 45 Light"/>
          <w:sz w:val="19"/>
          <w:szCs w:val="19"/>
        </w:rPr>
      </w:pPr>
      <w:r>
        <w:rPr>
          <w:rFonts w:ascii="Univers CE 45 Light" w:hAnsi="Univers CE 45 Light"/>
          <w:sz w:val="19"/>
          <w:szCs w:val="19"/>
        </w:rPr>
        <w:t xml:space="preserve">But it should be interesting to test them in </w:t>
      </w:r>
      <w:r w:rsidR="007E42CF">
        <w:rPr>
          <w:rFonts w:ascii="Univers CE 45 Light" w:hAnsi="Univers CE 45 Light"/>
          <w:sz w:val="19"/>
          <w:szCs w:val="19"/>
        </w:rPr>
        <w:t xml:space="preserve">real </w:t>
      </w:r>
      <w:proofErr w:type="spellStart"/>
      <w:r w:rsidR="007E42CF">
        <w:rPr>
          <w:rFonts w:ascii="Univers CE 45 Light" w:hAnsi="Univers CE 45 Light"/>
          <w:sz w:val="19"/>
          <w:szCs w:val="19"/>
        </w:rPr>
        <w:t>GigaVoxels</w:t>
      </w:r>
      <w:proofErr w:type="spellEnd"/>
      <w:r w:rsidR="007E42CF">
        <w:rPr>
          <w:rFonts w:ascii="Univers CE 45 Light" w:hAnsi="Univers CE 45 Light"/>
          <w:sz w:val="19"/>
          <w:szCs w:val="19"/>
        </w:rPr>
        <w:t xml:space="preserve"> </w:t>
      </w:r>
      <w:r>
        <w:rPr>
          <w:rFonts w:ascii="Univers CE 45 Light" w:hAnsi="Univers CE 45 Light"/>
          <w:sz w:val="19"/>
          <w:szCs w:val="19"/>
        </w:rPr>
        <w:t xml:space="preserve">two </w:t>
      </w:r>
      <w:r w:rsidR="00857913">
        <w:rPr>
          <w:rFonts w:ascii="Univers CE 45 Light" w:hAnsi="Univers CE 45 Light"/>
          <w:sz w:val="19"/>
          <w:szCs w:val="19"/>
        </w:rPr>
        <w:t>situations</w:t>
      </w:r>
      <w:r w:rsidR="007E42CF">
        <w:rPr>
          <w:rFonts w:ascii="Univers CE 45 Light" w:hAnsi="Univers CE 45 Light"/>
          <w:sz w:val="19"/>
          <w:szCs w:val="19"/>
        </w:rPr>
        <w:t xml:space="preserve">, where their costs might be </w:t>
      </w:r>
      <w:proofErr w:type="gramStart"/>
      <w:r w:rsidR="007E42CF">
        <w:rPr>
          <w:rFonts w:ascii="Univers CE 45 Light" w:hAnsi="Univers CE 45 Light"/>
          <w:sz w:val="19"/>
          <w:szCs w:val="19"/>
        </w:rPr>
        <w:t>amortized</w:t>
      </w:r>
      <w:r w:rsidR="00D269D3">
        <w:rPr>
          <w:rFonts w:ascii="Univers CE 45 Light" w:hAnsi="Univers CE 45 Light"/>
          <w:sz w:val="19"/>
          <w:szCs w:val="19"/>
        </w:rPr>
        <w:t xml:space="preserve"> </w:t>
      </w:r>
      <w:r w:rsidR="00857913">
        <w:rPr>
          <w:rFonts w:ascii="Univers CE 45 Light" w:hAnsi="Univers CE 45 Light"/>
          <w:sz w:val="19"/>
          <w:szCs w:val="19"/>
        </w:rPr>
        <w:t>:</w:t>
      </w:r>
      <w:proofErr w:type="gramEnd"/>
    </w:p>
    <w:p w:rsidR="007E42CF" w:rsidRDefault="00974F11" w:rsidP="007E42CF">
      <w:pPr>
        <w:pStyle w:val="Paragraphedeliste"/>
        <w:numPr>
          <w:ilvl w:val="0"/>
          <w:numId w:val="28"/>
        </w:numPr>
        <w:ind w:right="34"/>
        <w:rPr>
          <w:rFonts w:ascii="Univers CE 45 Light" w:hAnsi="Univers CE 45 Light"/>
          <w:sz w:val="19"/>
          <w:szCs w:val="19"/>
        </w:rPr>
      </w:pPr>
      <w:r w:rsidRPr="007E42CF">
        <w:rPr>
          <w:rFonts w:ascii="Univers CE 45 Light" w:hAnsi="Univers CE 45 Light"/>
          <w:sz w:val="19"/>
          <w:szCs w:val="19"/>
        </w:rPr>
        <w:t>for the producer</w:t>
      </w:r>
      <w:r w:rsidR="00125DE1">
        <w:rPr>
          <w:rFonts w:ascii="Univers CE 45 Light" w:hAnsi="Univers CE 45 Light"/>
          <w:sz w:val="19"/>
          <w:szCs w:val="19"/>
        </w:rPr>
        <w:t>,</w:t>
      </w:r>
    </w:p>
    <w:p w:rsidR="007E42CF" w:rsidRDefault="00974F11" w:rsidP="007E42CF">
      <w:pPr>
        <w:pStyle w:val="Paragraphedeliste"/>
        <w:numPr>
          <w:ilvl w:val="0"/>
          <w:numId w:val="28"/>
        </w:numPr>
        <w:ind w:right="34"/>
        <w:rPr>
          <w:rFonts w:ascii="Univers CE 45 Light" w:hAnsi="Univers CE 45 Light"/>
          <w:sz w:val="19"/>
          <w:szCs w:val="19"/>
        </w:rPr>
      </w:pPr>
      <w:proofErr w:type="gramStart"/>
      <w:r w:rsidRPr="007E42CF">
        <w:rPr>
          <w:rFonts w:ascii="Univers CE 45 Light" w:hAnsi="Univers CE 45 Light"/>
          <w:sz w:val="19"/>
          <w:szCs w:val="19"/>
        </w:rPr>
        <w:t>for</w:t>
      </w:r>
      <w:proofErr w:type="gramEnd"/>
      <w:r w:rsidRPr="007E42CF">
        <w:rPr>
          <w:rFonts w:ascii="Univers CE 45 Light" w:hAnsi="Univers CE 45 Light"/>
          <w:sz w:val="19"/>
          <w:szCs w:val="19"/>
        </w:rPr>
        <w:t xml:space="preserve"> the renderer</w:t>
      </w:r>
      <w:r w:rsidR="00125DE1">
        <w:rPr>
          <w:rFonts w:ascii="Univers CE 45 Light" w:hAnsi="Univers CE 45 Light"/>
          <w:sz w:val="19"/>
          <w:szCs w:val="19"/>
        </w:rPr>
        <w:t>.</w:t>
      </w:r>
    </w:p>
    <w:p w:rsidR="00201986" w:rsidRPr="007E42CF" w:rsidRDefault="00201986" w:rsidP="00201986">
      <w:pPr>
        <w:pStyle w:val="Paragraphedeliste"/>
        <w:ind w:left="1429" w:right="34"/>
        <w:rPr>
          <w:rFonts w:ascii="Univers CE 45 Light" w:hAnsi="Univers CE 45 Light"/>
          <w:sz w:val="19"/>
          <w:szCs w:val="19"/>
        </w:rPr>
      </w:pPr>
    </w:p>
    <w:p w:rsidR="007E42CF" w:rsidRDefault="007E42CF" w:rsidP="007E42CF">
      <w:pPr>
        <w:ind w:left="709" w:right="34"/>
        <w:rPr>
          <w:rFonts w:ascii="Univers CE 45 Light" w:hAnsi="Univers CE 45 Light"/>
          <w:sz w:val="19"/>
          <w:szCs w:val="19"/>
        </w:rPr>
      </w:pPr>
      <w:r>
        <w:rPr>
          <w:rFonts w:ascii="Univers CE 45 Light" w:hAnsi="Univers CE 45 Light"/>
          <w:sz w:val="19"/>
          <w:szCs w:val="19"/>
        </w:rPr>
        <w:t>For the producer it could be OK and very fast to test</w:t>
      </w:r>
      <w:r w:rsidR="008C7A0C">
        <w:rPr>
          <w:rFonts w:ascii="Univers CE 45 Light" w:hAnsi="Univers CE 45 Light"/>
          <w:sz w:val="19"/>
          <w:szCs w:val="19"/>
        </w:rPr>
        <w:t xml:space="preserve"> (</w:t>
      </w:r>
      <w:proofErr w:type="gramStart"/>
      <w:r w:rsidR="008C7A0C">
        <w:rPr>
          <w:rFonts w:ascii="Univers CE 45 Light" w:hAnsi="Univers CE 45 Light"/>
          <w:sz w:val="19"/>
          <w:szCs w:val="19"/>
        </w:rPr>
        <w:t>ex :</w:t>
      </w:r>
      <w:proofErr w:type="gramEnd"/>
      <w:r w:rsidR="008C7A0C">
        <w:rPr>
          <w:rFonts w:ascii="Univers CE 45 Light" w:hAnsi="Univers CE 45 Light"/>
          <w:sz w:val="19"/>
          <w:szCs w:val="19"/>
        </w:rPr>
        <w:t xml:space="preserve"> modify spatial oracle, etc…)</w:t>
      </w:r>
      <w:r w:rsidR="00201986">
        <w:rPr>
          <w:rFonts w:ascii="Univers CE 45 Light" w:hAnsi="Univers CE 45 Light"/>
          <w:sz w:val="19"/>
          <w:szCs w:val="19"/>
        </w:rPr>
        <w:t xml:space="preserve">. For instance, it’s easy to test a producer with device function pointers for the oracle, and </w:t>
      </w:r>
      <w:proofErr w:type="spellStart"/>
      <w:r w:rsidR="00201986">
        <w:rPr>
          <w:rFonts w:ascii="Univers CE 45 Light" w:hAnsi="Univers CE 45 Light"/>
          <w:sz w:val="19"/>
          <w:szCs w:val="19"/>
        </w:rPr>
        <w:t>spatialTest</w:t>
      </w:r>
      <w:proofErr w:type="spellEnd"/>
      <w:r w:rsidR="00201986">
        <w:rPr>
          <w:rFonts w:ascii="Univers CE 45 Light" w:hAnsi="Univers CE 45 Light"/>
          <w:sz w:val="19"/>
          <w:szCs w:val="19"/>
        </w:rPr>
        <w:t xml:space="preserve"> like </w:t>
      </w:r>
      <w:proofErr w:type="spellStart"/>
      <w:proofErr w:type="gramStart"/>
      <w:r w:rsidR="00201986">
        <w:rPr>
          <w:rFonts w:ascii="Univers CE 45 Light" w:hAnsi="Univers CE 45 Light"/>
          <w:sz w:val="19"/>
          <w:szCs w:val="19"/>
        </w:rPr>
        <w:t>isInSphere</w:t>
      </w:r>
      <w:proofErr w:type="spellEnd"/>
      <w:r w:rsidR="00201986">
        <w:rPr>
          <w:rFonts w:ascii="Univers CE 45 Light" w:hAnsi="Univers CE 45 Light"/>
          <w:sz w:val="19"/>
          <w:szCs w:val="19"/>
        </w:rPr>
        <w:t>(</w:t>
      </w:r>
      <w:proofErr w:type="gramEnd"/>
      <w:r w:rsidR="00201986">
        <w:rPr>
          <w:rFonts w:ascii="Univers CE 45 Light" w:hAnsi="Univers CE 45 Light"/>
          <w:sz w:val="19"/>
          <w:szCs w:val="19"/>
        </w:rPr>
        <w:t xml:space="preserve">), </w:t>
      </w:r>
      <w:proofErr w:type="spellStart"/>
      <w:r w:rsidR="00201986">
        <w:rPr>
          <w:rFonts w:ascii="Univers CE 45 Light" w:hAnsi="Univers CE 45 Light"/>
          <w:sz w:val="19"/>
          <w:szCs w:val="19"/>
        </w:rPr>
        <w:t>isInCube</w:t>
      </w:r>
      <w:proofErr w:type="spellEnd"/>
      <w:r w:rsidR="00201986">
        <w:rPr>
          <w:rFonts w:ascii="Univers CE 45 Light" w:hAnsi="Univers CE 45 Light"/>
          <w:sz w:val="19"/>
          <w:szCs w:val="19"/>
        </w:rPr>
        <w:t>(), etc…</w:t>
      </w:r>
    </w:p>
    <w:p w:rsidR="00201986" w:rsidRDefault="00201986" w:rsidP="007E42CF">
      <w:pPr>
        <w:ind w:left="709" w:right="34"/>
        <w:rPr>
          <w:rFonts w:ascii="Univers CE 45 Light" w:hAnsi="Univers CE 45 Light"/>
          <w:sz w:val="19"/>
          <w:szCs w:val="19"/>
        </w:rPr>
      </w:pPr>
    </w:p>
    <w:p w:rsidR="007E42CF" w:rsidRPr="007E42CF" w:rsidRDefault="007E42CF" w:rsidP="007E42CF">
      <w:pPr>
        <w:ind w:left="709" w:right="34"/>
        <w:rPr>
          <w:rFonts w:ascii="Univers CE 45 Light" w:hAnsi="Univers CE 45 Light"/>
          <w:sz w:val="19"/>
          <w:szCs w:val="19"/>
        </w:rPr>
      </w:pPr>
      <w:r>
        <w:rPr>
          <w:rFonts w:ascii="Univers CE 45 Light" w:hAnsi="Univers CE 45 Light"/>
          <w:sz w:val="19"/>
          <w:szCs w:val="19"/>
        </w:rPr>
        <w:t>For the rendering</w:t>
      </w:r>
      <w:r w:rsidR="00833334">
        <w:rPr>
          <w:rFonts w:ascii="Univers CE 45 Light" w:hAnsi="Univers CE 45 Light"/>
          <w:sz w:val="19"/>
          <w:szCs w:val="19"/>
        </w:rPr>
        <w:t xml:space="preserve"> stage</w:t>
      </w:r>
      <w:r>
        <w:rPr>
          <w:rFonts w:ascii="Univers CE 45 Light" w:hAnsi="Univers CE 45 Light"/>
          <w:sz w:val="19"/>
          <w:szCs w:val="19"/>
        </w:rPr>
        <w:t>, I’m not sure on the impact. Th</w:t>
      </w:r>
      <w:r w:rsidR="00833334">
        <w:rPr>
          <w:rFonts w:ascii="Univers CE 45 Light" w:hAnsi="Univers CE 45 Light"/>
          <w:sz w:val="19"/>
          <w:szCs w:val="19"/>
        </w:rPr>
        <w:t>is is</w:t>
      </w:r>
      <w:r>
        <w:rPr>
          <w:rFonts w:ascii="Univers CE 45 Light" w:hAnsi="Univers CE 45 Light"/>
          <w:sz w:val="19"/>
          <w:szCs w:val="19"/>
        </w:rPr>
        <w:t xml:space="preserve"> actually the main bottleneck of </w:t>
      </w:r>
      <w:proofErr w:type="spellStart"/>
      <w:r>
        <w:rPr>
          <w:rFonts w:ascii="Univers CE 45 Light" w:hAnsi="Univers CE 45 Light"/>
          <w:sz w:val="19"/>
          <w:szCs w:val="19"/>
        </w:rPr>
        <w:t>GigaVoxels</w:t>
      </w:r>
      <w:proofErr w:type="spellEnd"/>
      <w:r>
        <w:rPr>
          <w:rFonts w:ascii="Univers CE 45 Light" w:hAnsi="Univers CE 45 Light"/>
          <w:sz w:val="19"/>
          <w:szCs w:val="19"/>
        </w:rPr>
        <w:t>.</w:t>
      </w:r>
      <w:r w:rsidR="00833334">
        <w:rPr>
          <w:rFonts w:ascii="Univers CE 45 Light" w:hAnsi="Univers CE 45 Light"/>
          <w:sz w:val="19"/>
          <w:szCs w:val="19"/>
        </w:rPr>
        <w:t xml:space="preserve"> </w:t>
      </w:r>
    </w:p>
    <w:p w:rsidR="002C7BD7" w:rsidRDefault="002C7BD7" w:rsidP="00BC5589">
      <w:pPr>
        <w:pStyle w:val="Titre1"/>
        <w:ind w:left="0"/>
      </w:pPr>
    </w:p>
    <w:p w:rsidR="00BC5589" w:rsidRPr="00BC5589" w:rsidRDefault="00BC5589" w:rsidP="00BC5589">
      <w:pPr>
        <w:sectPr w:rsidR="00BC5589" w:rsidRPr="00BC5589" w:rsidSect="00D561C0">
          <w:pgSz w:w="11906" w:h="16838"/>
          <w:pgMar w:top="238" w:right="1133" w:bottom="244" w:left="426" w:header="567" w:footer="850" w:gutter="0"/>
          <w:cols w:space="708"/>
          <w:docGrid w:linePitch="360"/>
        </w:sectPr>
      </w:pPr>
    </w:p>
    <w:p w:rsidR="00670B71" w:rsidRPr="004060F4" w:rsidRDefault="00670B71" w:rsidP="00FA3AD9">
      <w:pPr>
        <w:pStyle w:val="Titre1"/>
      </w:pPr>
      <w:bookmarkStart w:id="25" w:name="_Toc377412718"/>
      <w:r w:rsidRPr="004060F4">
        <w:lastRenderedPageBreak/>
        <w:t>Bibliography</w:t>
      </w:r>
      <w:bookmarkEnd w:id="23"/>
      <w:bookmarkEnd w:id="24"/>
      <w:bookmarkEnd w:id="25"/>
    </w:p>
    <w:p w:rsidR="00C0150B" w:rsidRDefault="00C0150B" w:rsidP="00C0150B">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AC1734"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AC1734"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w:t>
      </w:r>
      <w:r w:rsidR="0070574E">
        <w:rPr>
          <w:rFonts w:ascii="Univers CE 45 Light" w:hAnsi="Univers CE 45 Light"/>
          <w:sz w:val="19"/>
          <w:szCs w:val="19"/>
        </w:rPr>
        <w:t>NVIDIA</w:t>
      </w:r>
      <w:r w:rsidRPr="0069216D">
        <w:rPr>
          <w:rFonts w:ascii="Univers CE 45 Light" w:hAnsi="Univers CE 45 Light"/>
          <w:sz w:val="19"/>
          <w:szCs w:val="19"/>
        </w:rPr>
        <w:t xml:space="preserve"> – </w:t>
      </w:r>
      <w:r w:rsidR="0070574E" w:rsidRPr="0070574E">
        <w:rPr>
          <w:rFonts w:ascii="Univers CE 45 Light" w:hAnsi="Univers CE 45 Light"/>
          <w:sz w:val="19"/>
          <w:szCs w:val="19"/>
        </w:rPr>
        <w:t>CUDA</w:t>
      </w:r>
      <w:r w:rsidR="0070574E">
        <w:rPr>
          <w:rFonts w:ascii="Univers CE 45 Light" w:hAnsi="Univers CE 45 Light"/>
          <w:sz w:val="19"/>
          <w:szCs w:val="19"/>
        </w:rPr>
        <w:t xml:space="preserve"> </w:t>
      </w:r>
      <w:r w:rsidR="0070574E" w:rsidRPr="0070574E">
        <w:rPr>
          <w:rFonts w:ascii="Univers CE 45 Light" w:hAnsi="Univers CE 45 Light"/>
          <w:sz w:val="19"/>
          <w:szCs w:val="19"/>
        </w:rPr>
        <w:t>C</w:t>
      </w:r>
      <w:r w:rsidR="0070574E">
        <w:rPr>
          <w:rFonts w:ascii="Univers CE 45 Light" w:hAnsi="Univers CE 45 Light"/>
          <w:sz w:val="19"/>
          <w:szCs w:val="19"/>
        </w:rPr>
        <w:t xml:space="preserve"> </w:t>
      </w:r>
      <w:r w:rsidR="0070574E" w:rsidRPr="0070574E">
        <w:rPr>
          <w:rFonts w:ascii="Univers CE 45 Light" w:hAnsi="Univers CE 45 Light"/>
          <w:sz w:val="19"/>
          <w:szCs w:val="19"/>
        </w:rPr>
        <w:t>Programming</w:t>
      </w:r>
      <w:r w:rsidR="0070574E">
        <w:rPr>
          <w:rFonts w:ascii="Univers CE 45 Light" w:hAnsi="Univers CE 45 Light"/>
          <w:sz w:val="19"/>
          <w:szCs w:val="19"/>
        </w:rPr>
        <w:t xml:space="preserve"> </w:t>
      </w:r>
      <w:r w:rsidR="0070574E" w:rsidRPr="0070574E">
        <w:rPr>
          <w:rFonts w:ascii="Univers CE 45 Light" w:hAnsi="Univers CE 45 Light"/>
          <w:sz w:val="19"/>
          <w:szCs w:val="19"/>
        </w:rPr>
        <w:t>Guide</w:t>
      </w:r>
      <w:r w:rsidRPr="004060F4">
        <w:rPr>
          <w:rFonts w:ascii="Univers CE 45 Light" w:hAnsi="Univers CE 45 Light"/>
          <w:sz w:val="19"/>
          <w:szCs w:val="19"/>
        </w:rPr>
        <w:t xml:space="preserve"> – </w:t>
      </w:r>
      <w:r w:rsidR="0070574E">
        <w:rPr>
          <w:rFonts w:ascii="Univers CE 45 Light" w:hAnsi="Univers CE 45 Light"/>
          <w:i/>
          <w:sz w:val="19"/>
          <w:szCs w:val="19"/>
        </w:rPr>
        <w:t>doc</w:t>
      </w:r>
    </w:p>
    <w:p w:rsidR="00DF6EC7" w:rsidRDefault="00DF6EC7" w:rsidP="00DF6EC7">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AC1734"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AC1734" w:rsidRPr="004060F4">
        <w:rPr>
          <w:rFonts w:ascii="Univers CE 45 Light" w:hAnsi="Univers CE 45 Light"/>
          <w:sz w:val="19"/>
          <w:szCs w:val="19"/>
        </w:rPr>
        <w:fldChar w:fldCharType="end"/>
      </w:r>
      <w:r w:rsidRPr="004060F4">
        <w:rPr>
          <w:rFonts w:ascii="Univers CE 45 Light" w:hAnsi="Univers CE 45 Light"/>
          <w:sz w:val="19"/>
          <w:szCs w:val="19"/>
        </w:rPr>
        <w:t>]</w:t>
      </w:r>
      <w:r w:rsidR="00682F74">
        <w:rPr>
          <w:rFonts w:ascii="Univers CE 45 Light" w:hAnsi="Univers CE 45 Light"/>
          <w:sz w:val="19"/>
          <w:szCs w:val="19"/>
        </w:rPr>
        <w:t xml:space="preserve"> </w:t>
      </w:r>
      <w:r w:rsidR="0070574E">
        <w:rPr>
          <w:rFonts w:ascii="Univers CE 45 Light" w:hAnsi="Univers CE 45 Light"/>
          <w:sz w:val="19"/>
          <w:szCs w:val="19"/>
        </w:rPr>
        <w:t>NVIDIA</w:t>
      </w:r>
      <w:r w:rsidRPr="0069216D">
        <w:rPr>
          <w:rFonts w:ascii="Univers CE 45 Light" w:hAnsi="Univers CE 45 Light"/>
          <w:sz w:val="19"/>
          <w:szCs w:val="19"/>
        </w:rPr>
        <w:t xml:space="preserve"> – </w:t>
      </w:r>
      <w:r w:rsidR="0070574E" w:rsidRPr="0070574E">
        <w:rPr>
          <w:rFonts w:ascii="Univers CE 45 Light" w:hAnsi="Univers CE 45 Light"/>
          <w:sz w:val="19"/>
          <w:szCs w:val="19"/>
        </w:rPr>
        <w:t>NVIDIA CUDA Samples Browser v5.0</w:t>
      </w:r>
      <w:r w:rsidR="0070574E">
        <w:rPr>
          <w:rFonts w:ascii="Univers CE 45 Light" w:hAnsi="Univers CE 45 Light"/>
          <w:sz w:val="19"/>
          <w:szCs w:val="19"/>
        </w:rPr>
        <w:t xml:space="preserve"> – </w:t>
      </w:r>
      <w:r w:rsidR="004F57D2">
        <w:rPr>
          <w:rFonts w:ascii="Univers CE 45 Light" w:hAnsi="Univers CE 45 Light"/>
          <w:sz w:val="19"/>
          <w:szCs w:val="19"/>
        </w:rPr>
        <w:t>“</w:t>
      </w:r>
      <w:r w:rsidR="0070574E" w:rsidRPr="0070574E">
        <w:rPr>
          <w:rFonts w:ascii="Univers CE 45 Light" w:hAnsi="Univers CE 45 Light"/>
          <w:sz w:val="19"/>
          <w:szCs w:val="19"/>
        </w:rPr>
        <w:t>Function</w:t>
      </w:r>
      <w:r w:rsidR="0070574E">
        <w:rPr>
          <w:rFonts w:ascii="Univers CE 45 Light" w:hAnsi="Univers CE 45 Light"/>
          <w:sz w:val="19"/>
          <w:szCs w:val="19"/>
        </w:rPr>
        <w:t xml:space="preserve"> </w:t>
      </w:r>
      <w:r w:rsidR="0070574E" w:rsidRPr="0070574E">
        <w:rPr>
          <w:rFonts w:ascii="Univers CE 45 Light" w:hAnsi="Univers CE 45 Light"/>
          <w:sz w:val="19"/>
          <w:szCs w:val="19"/>
        </w:rPr>
        <w:t>Pointers</w:t>
      </w:r>
      <w:r w:rsidR="004F57D2">
        <w:rPr>
          <w:rFonts w:ascii="Univers CE 45 Light" w:hAnsi="Univers CE 45 Light"/>
          <w:sz w:val="19"/>
          <w:szCs w:val="19"/>
        </w:rPr>
        <w:t>”</w:t>
      </w:r>
      <w:r w:rsidR="0070574E">
        <w:rPr>
          <w:rFonts w:ascii="Univers CE 45 Light" w:hAnsi="Univers CE 45 Light"/>
          <w:sz w:val="19"/>
          <w:szCs w:val="19"/>
        </w:rPr>
        <w:t xml:space="preserve"> example</w:t>
      </w:r>
    </w:p>
    <w:p w:rsidR="00AF3D39" w:rsidRPr="00DF6EC7" w:rsidRDefault="00AF3D39" w:rsidP="00AF3D39">
      <w:pPr>
        <w:rPr>
          <w:lang w:eastAsia="fr-FR"/>
        </w:rPr>
      </w:pPr>
    </w:p>
    <w:p w:rsidR="00DF6EC7" w:rsidRPr="00DF6EC7" w:rsidRDefault="00DF6EC7" w:rsidP="00DF6EC7">
      <w:pPr>
        <w:rPr>
          <w:lang w:eastAsia="fr-FR"/>
        </w:rPr>
      </w:pPr>
    </w:p>
    <w:p w:rsidR="00C0150B" w:rsidRPr="00C0150B" w:rsidRDefault="00C0150B" w:rsidP="00C0150B">
      <w:pPr>
        <w:rPr>
          <w:lang w:eastAsia="fr-FR"/>
        </w:rPr>
      </w:pPr>
    </w:p>
    <w:p w:rsidR="003729EE" w:rsidRPr="003729EE" w:rsidRDefault="003729EE" w:rsidP="003729EE">
      <w:pPr>
        <w:rPr>
          <w:lang w:eastAsia="fr-FR"/>
        </w:rPr>
      </w:pPr>
    </w:p>
    <w:p w:rsidR="0069216D" w:rsidRPr="0069216D" w:rsidRDefault="0069216D" w:rsidP="0069216D">
      <w:pPr>
        <w:rPr>
          <w:lang w:eastAsia="fr-FR"/>
        </w:rPr>
      </w:pPr>
    </w:p>
    <w:p w:rsidR="0069216D" w:rsidRPr="0069216D" w:rsidRDefault="0069216D" w:rsidP="0069216D">
      <w:pPr>
        <w:rPr>
          <w:lang w:eastAsia="fr-FR"/>
        </w:rPr>
      </w:pPr>
    </w:p>
    <w:p w:rsidR="006E377D" w:rsidRPr="00094771" w:rsidRDefault="006E377D" w:rsidP="006E377D">
      <w:pPr>
        <w:rPr>
          <w:rFonts w:ascii="Univers CE 45 Light" w:hAnsi="Univers CE 45 Light"/>
          <w:sz w:val="19"/>
          <w:szCs w:val="19"/>
          <w:lang w:eastAsia="fr-FR"/>
        </w:rPr>
      </w:pPr>
    </w:p>
    <w:p w:rsidR="006E377D" w:rsidRPr="00094771" w:rsidRDefault="006E377D" w:rsidP="006E377D">
      <w:pPr>
        <w:rPr>
          <w:rFonts w:ascii="Univers CE 45 Light" w:hAnsi="Univers CE 45 Light"/>
          <w:sz w:val="19"/>
          <w:szCs w:val="19"/>
          <w:lang w:eastAsia="fr-FR"/>
        </w:rPr>
        <w:sectPr w:rsidR="006E377D" w:rsidRPr="00094771" w:rsidSect="00693550">
          <w:pgSz w:w="11906" w:h="16838" w:code="9"/>
          <w:pgMar w:top="238" w:right="1134" w:bottom="244" w:left="249" w:header="284" w:footer="851" w:gutter="0"/>
          <w:cols w:space="708"/>
          <w:docGrid w:linePitch="360"/>
        </w:sectPr>
      </w:pPr>
    </w:p>
    <w:p w:rsidR="00670B71" w:rsidRPr="00094771" w:rsidRDefault="002C7BD7" w:rsidP="002D75BF">
      <w:pPr>
        <w:pStyle w:val="CitationBiblio"/>
        <w:spacing w:before="0"/>
        <w:rPr>
          <w:rFonts w:ascii="Univers CE 45 Light" w:hAnsi="Univers CE 45 Light"/>
          <w:sz w:val="19"/>
          <w:szCs w:val="19"/>
        </w:rPr>
      </w:pPr>
      <w:r>
        <w:rPr>
          <w:rFonts w:ascii="Univers CE 45 Light" w:hAnsi="Univers CE 45 Light"/>
          <w:noProof/>
          <w:snapToGrid/>
          <w:sz w:val="19"/>
          <w:szCs w:val="19"/>
          <w:lang w:val="fr-FR"/>
        </w:rPr>
        <w:lastRenderedPageBreak/>
        <w:drawing>
          <wp:anchor distT="0" distB="0" distL="114300" distR="114300" simplePos="0" relativeHeight="251663359" behindDoc="1" locked="1" layoutInCell="1" allowOverlap="1">
            <wp:simplePos x="0" y="0"/>
            <wp:positionH relativeFrom="page">
              <wp:posOffset>12700</wp:posOffset>
            </wp:positionH>
            <wp:positionV relativeFrom="page">
              <wp:posOffset>19050</wp:posOffset>
            </wp:positionV>
            <wp:extent cx="7555230" cy="10687050"/>
            <wp:effectExtent l="19050" t="0" r="7620" b="0"/>
            <wp:wrapNone/>
            <wp:docPr id="7" name="Image 6" descr="Cr Re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 Rennes.jpg"/>
                    <pic:cNvPicPr/>
                  </pic:nvPicPr>
                  <pic:blipFill>
                    <a:blip r:embed="rId13" cstate="print"/>
                    <a:stretch>
                      <a:fillRect/>
                    </a:stretch>
                  </pic:blipFill>
                  <pic:spPr>
                    <a:xfrm>
                      <a:off x="0" y="0"/>
                      <a:ext cx="7555230" cy="10687050"/>
                    </a:xfrm>
                    <a:prstGeom prst="rect">
                      <a:avLst/>
                    </a:prstGeom>
                  </pic:spPr>
                </pic:pic>
              </a:graphicData>
            </a:graphic>
          </wp:anchor>
        </w:drawing>
      </w:r>
    </w:p>
    <w:p w:rsidR="00670B71" w:rsidRPr="00094771" w:rsidRDefault="00670B71" w:rsidP="00670B71">
      <w:pPr>
        <w:pStyle w:val="CitationBiblio"/>
        <w:numPr>
          <w:ins w:id="26" w:author="Unknown"/>
        </w:numPr>
        <w:rPr>
          <w:rFonts w:ascii="Univers CE 45 Light" w:hAnsi="Univers CE 45 Light"/>
          <w:sz w:val="27"/>
          <w:szCs w:val="27"/>
        </w:rPr>
      </w:pPr>
      <w:r w:rsidRPr="00094771">
        <w:rPr>
          <w:rFonts w:ascii="Univers CE 45 Light" w:hAnsi="Univers CE 45 Light"/>
          <w:sz w:val="19"/>
          <w:szCs w:val="19"/>
        </w:rPr>
        <w:t xml:space="preserve"> </w:t>
      </w:r>
    </w:p>
    <w:p w:rsidR="009C16DD" w:rsidRPr="00094771" w:rsidRDefault="00AC1734" w:rsidP="009C16DD">
      <w:pPr>
        <w:jc w:val="center"/>
        <w:rPr>
          <w:rFonts w:ascii="Univers CE 45 Light" w:hAnsi="Univers CE 45 Light"/>
          <w:sz w:val="19"/>
          <w:szCs w:val="19"/>
        </w:rPr>
      </w:pPr>
      <w:r>
        <w:rPr>
          <w:rFonts w:ascii="Univers CE 45 Light" w:hAnsi="Univers CE 45 Light"/>
          <w:noProof/>
          <w:sz w:val="19"/>
          <w:szCs w:val="19"/>
          <w:lang w:val="fr-FR" w:eastAsia="fr-FR"/>
        </w:rPr>
        <w:pict>
          <v:shape id="Text Box 9" o:spid="_x0000_s1030" type="#_x0000_t202" style="position:absolute;left:0;text-align:left;margin-left:208.25pt;margin-top:716.65pt;width:238.1pt;height:61.05pt;z-index:25167564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" stroked="f">
            <v:textbox style="mso-fit-shape-to-text:t">
              <w:txbxContent>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Publisher</w:t>
                  </w:r>
                </w:p>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proofErr w:type="spellStart"/>
                  <w:r w:rsidRPr="00094771">
                    <w:rPr>
                      <w:rFonts w:ascii="Univers LT 55" w:eastAsiaTheme="minorHAnsi" w:hAnsi="Univers LT 55" w:cs="NimbusSanL-Regu"/>
                      <w:sz w:val="15"/>
                      <w:szCs w:val="15"/>
                      <w:lang w:val="fr-FR"/>
                    </w:rPr>
                    <w:t>Inria</w:t>
                  </w:r>
                  <w:proofErr w:type="spellEnd"/>
                </w:p>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 xml:space="preserve">Domaine de </w:t>
                  </w:r>
                  <w:proofErr w:type="spellStart"/>
                  <w:r w:rsidRPr="00094771">
                    <w:rPr>
                      <w:rFonts w:ascii="Univers LT 55" w:eastAsiaTheme="minorHAnsi" w:hAnsi="Univers LT 55" w:cs="NimbusSanL-Regu"/>
                      <w:sz w:val="15"/>
                      <w:szCs w:val="15"/>
                      <w:lang w:val="fr-FR"/>
                    </w:rPr>
                    <w:t>Voluceau</w:t>
                  </w:r>
                  <w:proofErr w:type="spellEnd"/>
                  <w:r w:rsidRPr="00094771">
                    <w:rPr>
                      <w:rFonts w:ascii="Univers LT 55" w:eastAsiaTheme="minorHAnsi" w:hAnsi="Univers LT 55" w:cs="NimbusSanL-Regu"/>
                      <w:sz w:val="15"/>
                      <w:szCs w:val="15"/>
                      <w:lang w:val="fr-FR"/>
                    </w:rPr>
                    <w:t xml:space="preserve"> - Rocquencourt</w:t>
                  </w:r>
                </w:p>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BP 105 - 78153 Le Chesnay Cedex</w:t>
                  </w:r>
                </w:p>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inria.fr</w:t>
                  </w:r>
                </w:p>
                <w:p w:rsidR="00F60A94" w:rsidRPr="006D1F48" w:rsidRDefault="00F60A94" w:rsidP="0090593E">
                  <w:pPr>
                    <w:rPr>
                      <w:rFonts w:ascii="Univers LT 55" w:eastAsiaTheme="minorHAnsi" w:hAnsi="Univers LT 55" w:cs="NimbusSanL-Regu"/>
                      <w:sz w:val="15"/>
                      <w:szCs w:val="15"/>
                      <w:lang w:val="fr-FR"/>
                    </w:rPr>
                  </w:pPr>
                  <w:r w:rsidRPr="006D1F48">
                    <w:rPr>
                      <w:rFonts w:ascii="Univers LT 55" w:eastAsiaTheme="minorHAnsi" w:hAnsi="Univers LT 55" w:cs="NimbusSanL-Regu"/>
                      <w:sz w:val="15"/>
                      <w:szCs w:val="15"/>
                      <w:lang w:val="fr-FR"/>
                    </w:rPr>
                    <w:t>ISSN 0249-6399</w:t>
                  </w:r>
                </w:p>
              </w:txbxContent>
            </v:textbox>
          </v:shape>
        </w:pict>
      </w:r>
    </w:p>
    <w:sectPr w:rsidR="009C16DD" w:rsidRPr="00094771" w:rsidSect="002C7BD7">
      <w:headerReference w:type="first" r:id="rId19"/>
      <w:pgSz w:w="11906" w:h="16838"/>
      <w:pgMar w:top="0" w:right="0" w:bottom="0" w:left="0" w:header="0"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5883" w:rsidRPr="00094771" w:rsidRDefault="00FD5883" w:rsidP="00E510FF">
      <w:pPr>
        <w:rPr>
          <w:sz w:val="19"/>
          <w:szCs w:val="19"/>
        </w:rPr>
      </w:pPr>
      <w:r w:rsidRPr="00094771">
        <w:rPr>
          <w:sz w:val="19"/>
          <w:szCs w:val="19"/>
        </w:rPr>
        <w:separator/>
      </w:r>
    </w:p>
  </w:endnote>
  <w:endnote w:type="continuationSeparator" w:id="0">
    <w:p w:rsidR="00FD5883" w:rsidRPr="00094771" w:rsidRDefault="00FD5883" w:rsidP="00E510FF">
      <w:pPr>
        <w:rPr>
          <w:sz w:val="19"/>
          <w:szCs w:val="19"/>
        </w:rPr>
      </w:pPr>
      <w:r w:rsidRPr="00094771">
        <w:rPr>
          <w:sz w:val="19"/>
          <w:szCs w:val="19"/>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Univers CE 45 Light">
    <w:altName w:val="Microsoft YaHei"/>
    <w:charset w:val="00"/>
    <w:family w:val="auto"/>
    <w:pitch w:val="variable"/>
    <w:sig w:usb0="00000001" w:usb1="00000000" w:usb2="00000000" w:usb3="00000000" w:csb0="00000003" w:csb1="00000000"/>
  </w:font>
  <w:font w:name="Univers LT 55">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Univers 57 Condensed">
    <w:panose1 w:val="00000000000000000000"/>
    <w:charset w:val="00"/>
    <w:family w:val="swiss"/>
    <w:notTrueType/>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Univers LT 45 Light">
    <w:altName w:val="Malgun Gothic"/>
    <w:charset w:val="00"/>
    <w:family w:val="auto"/>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10002FF" w:usb1="4000FCFF" w:usb2="00000009" w:usb3="00000000" w:csb0="0000019F" w:csb1="00000000"/>
  </w:font>
  <w:font w:name="NimbusSanL-Regu">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A94" w:rsidRDefault="00F60A94" w:rsidP="0014057C">
    <w:pPr>
      <w:pStyle w:val="Pieddepage"/>
      <w:jc w:val="right"/>
      <w:rPr>
        <w:rFonts w:ascii="Univers CE 45 Light" w:hAnsi="Univers CE 45 Light"/>
      </w:rPr>
    </w:pPr>
  </w:p>
  <w:p w:rsidR="00F60A94" w:rsidRPr="0014057C" w:rsidRDefault="00F60A94" w:rsidP="00693550">
    <w:pPr>
      <w:pStyle w:val="Pieddepage"/>
      <w:tabs>
        <w:tab w:val="left" w:pos="10206"/>
      </w:tabs>
      <w:jc w:val="right"/>
      <w:rPr>
        <w:rFonts w:ascii="Univers CE 45 Light" w:hAnsi="Univers CE 45 Ligh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A94" w:rsidRDefault="00F60A94" w:rsidP="0014057C">
    <w:pPr>
      <w:pStyle w:val="Pieddepage"/>
      <w:jc w:val="right"/>
      <w:rPr>
        <w:rFonts w:ascii="Univers CE 45 Light" w:hAnsi="Univers CE 45 Light"/>
      </w:rPr>
    </w:pPr>
  </w:p>
  <w:p w:rsidR="00F60A94" w:rsidRPr="0014057C" w:rsidRDefault="00F60A94" w:rsidP="00693550">
    <w:pPr>
      <w:pStyle w:val="Pieddepage"/>
      <w:tabs>
        <w:tab w:val="left" w:pos="10206"/>
      </w:tabs>
      <w:jc w:val="right"/>
      <w:rPr>
        <w:rFonts w:ascii="Univers CE 45 Light" w:hAnsi="Univers CE 45 Light"/>
      </w:rPr>
    </w:pPr>
    <w:proofErr w:type="spellStart"/>
    <w:r w:rsidRPr="0014057C">
      <w:rPr>
        <w:rFonts w:ascii="Univers CE 45 Light" w:hAnsi="Univers CE 45 Light"/>
      </w:rPr>
      <w:t>Inria</w:t>
    </w:r>
    <w:proofErr w:type="spellEnd"/>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A94" w:rsidRPr="0014057C" w:rsidRDefault="00F60A94" w:rsidP="0014057C">
    <w:pPr>
      <w:pStyle w:val="Pieddepage"/>
      <w:ind w:left="567"/>
    </w:pPr>
    <w:r>
      <w:rPr>
        <w:rFonts w:ascii="Univers 57 Condensed" w:hAnsi="Univers 57 Condensed"/>
        <w:sz w:val="21"/>
        <w:szCs w:val="21"/>
      </w:rPr>
      <w:t xml:space="preserve">RT </w:t>
    </w:r>
    <w:r w:rsidRPr="0014057C">
      <w:rPr>
        <w:rFonts w:ascii="Univers 57 Condensed" w:hAnsi="Univers 57 Condensed"/>
        <w:sz w:val="21"/>
        <w:szCs w:val="21"/>
      </w:rPr>
      <w:t xml:space="preserve">N° </w:t>
    </w:r>
    <w:sdt>
      <w:sdtPr>
        <w:rPr>
          <w:rFonts w:ascii="Univers 57 Condensed" w:hAnsi="Univers 57 Condensed"/>
          <w:sz w:val="21"/>
          <w:szCs w:val="21"/>
        </w:rPr>
        <w:alias w:val="Numero"/>
        <w:tag w:val="N°"/>
        <w:id w:val="626281748"/>
      </w:sdtPr>
      <w:sdtContent>
        <w:proofErr w:type="spellStart"/>
        <w:r>
          <w:rPr>
            <w:rFonts w:ascii="Univers 57 Condensed" w:hAnsi="Univers 57 Condensed"/>
            <w:sz w:val="21"/>
            <w:szCs w:val="21"/>
          </w:rPr>
          <w:t>xxxx</w:t>
        </w:r>
        <w:proofErr w:type="spellEnd"/>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5883" w:rsidRPr="00094771" w:rsidRDefault="00FD5883" w:rsidP="00E510FF">
      <w:pPr>
        <w:rPr>
          <w:sz w:val="19"/>
          <w:szCs w:val="19"/>
        </w:rPr>
      </w:pPr>
      <w:r>
        <w:t xml:space="preserve"> </w:t>
      </w:r>
    </w:p>
  </w:footnote>
  <w:footnote w:type="continuationSeparator" w:id="0">
    <w:p w:rsidR="00FD5883" w:rsidRPr="00094771" w:rsidRDefault="00FD5883" w:rsidP="00E510FF">
      <w:pPr>
        <w:rPr>
          <w:sz w:val="19"/>
          <w:szCs w:val="19"/>
        </w:rPr>
      </w:pPr>
      <w:r w:rsidRPr="00094771">
        <w:rPr>
          <w:sz w:val="19"/>
          <w:szCs w:val="19"/>
        </w:rPr>
        <w:continuationSeparator/>
      </w:r>
    </w:p>
  </w:footnote>
  <w:footnote w:id="1">
    <w:p w:rsidR="00F60A94" w:rsidRPr="008E77AC" w:rsidRDefault="00F60A94" w:rsidP="00CB68FD">
      <w:pPr>
        <w:pStyle w:val="Notedebasdepage"/>
        <w:ind w:left="993"/>
        <w:rPr>
          <w:lang w:val="fr-FR"/>
        </w:rPr>
      </w:pPr>
      <w:r>
        <w:rPr>
          <w:rStyle w:val="Appelnotedebasdep"/>
        </w:rPr>
        <w:footnoteRef/>
      </w:r>
      <w:r w:rsidRPr="00BC28BB">
        <w:rPr>
          <w:lang w:val="fr-FR"/>
        </w:rPr>
        <w:t xml:space="preserve"> </w:t>
      </w:r>
      <w:r>
        <w:rPr>
          <w:lang w:val="fr-FR"/>
        </w:rPr>
        <w:t xml:space="preserve">Pascal </w:t>
      </w:r>
      <w:proofErr w:type="spellStart"/>
      <w:r>
        <w:rPr>
          <w:lang w:val="fr-FR"/>
        </w:rPr>
        <w:t>Guehl</w:t>
      </w:r>
      <w:proofErr w:type="spellEnd"/>
      <w:r w:rsidRPr="00BC28BB">
        <w:rPr>
          <w:lang w:val="fr-FR"/>
        </w:rPr>
        <w:t xml:space="preserve"> affiliation – </w:t>
      </w:r>
      <w:r>
        <w:rPr>
          <w:lang w:val="fr-FR"/>
        </w:rPr>
        <w:t>pascal.guehl</w:t>
      </w:r>
      <w:r w:rsidRPr="00BC28BB">
        <w:rPr>
          <w:lang w:val="fr-FR"/>
        </w:rPr>
        <w:t>@inria.fr</w:t>
      </w:r>
    </w:p>
  </w:footnote>
  <w:footnote w:id="2">
    <w:p w:rsidR="00F60A94" w:rsidRPr="008E77AC" w:rsidRDefault="00F60A94" w:rsidP="00CB68FD">
      <w:pPr>
        <w:pStyle w:val="Notedebasdepage"/>
        <w:ind w:left="993"/>
        <w:rPr>
          <w:lang w:val="fr-FR"/>
        </w:rPr>
      </w:pPr>
      <w:r>
        <w:rPr>
          <w:rStyle w:val="Appelnotedebasdep"/>
        </w:rPr>
        <w:footnoteRef/>
      </w:r>
      <w:r>
        <w:rPr>
          <w:lang w:val="fr-FR"/>
        </w:rPr>
        <w:t xml:space="preserve"> Fabrice </w:t>
      </w:r>
      <w:proofErr w:type="spellStart"/>
      <w:r>
        <w:rPr>
          <w:lang w:val="fr-FR"/>
        </w:rPr>
        <w:t>Neyret</w:t>
      </w:r>
      <w:proofErr w:type="spellEnd"/>
      <w:r w:rsidRPr="00BC28BB">
        <w:rPr>
          <w:lang w:val="fr-FR"/>
        </w:rPr>
        <w:t xml:space="preserve"> affiliation – </w:t>
      </w:r>
      <w:r>
        <w:rPr>
          <w:lang w:val="fr-FR"/>
        </w:rPr>
        <w:t>fabrice.neyret</w:t>
      </w:r>
      <w:r w:rsidRPr="00BC28BB">
        <w:rPr>
          <w:lang w:val="fr-FR"/>
        </w:rPr>
        <w:t>@</w:t>
      </w:r>
      <w:r>
        <w:rPr>
          <w:lang w:val="fr-FR"/>
        </w:rPr>
        <w:t>inria</w:t>
      </w:r>
      <w:r w:rsidRPr="00BC28BB">
        <w:rPr>
          <w:lang w:val="fr-FR"/>
        </w:rPr>
        <w:t>.</w:t>
      </w:r>
      <w:r>
        <w:rPr>
          <w:lang w:val="fr-FR"/>
        </w:rPr>
        <w:t>fr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A94" w:rsidRPr="00E76AF3" w:rsidRDefault="00F60A94">
    <w:pPr>
      <w:pStyle w:val="En-tte"/>
      <w:rPr>
        <w:rFonts w:ascii="Univers CE 45 Light" w:hAnsi="Univers CE 45 Light"/>
      </w:rPr>
    </w:pPr>
  </w:p>
  <w:p w:rsidR="00F60A94" w:rsidRDefault="00F60A94" w:rsidP="00693550">
    <w:pPr>
      <w:tabs>
        <w:tab w:val="left" w:pos="10348"/>
      </w:tabs>
      <w:ind w:left="426"/>
      <w:jc w:val="right"/>
      <w:rPr>
        <w:rFonts w:ascii="Univers CE 45 Light" w:hAnsi="Univers CE 45 Light"/>
      </w:rPr>
    </w:pPr>
  </w:p>
  <w:p w:rsidR="00F60A94" w:rsidRPr="005C7FD8" w:rsidRDefault="00F60A94" w:rsidP="00693550">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F60A94" w:rsidRDefault="00F60A94" w:rsidP="005C7FD8">
    <w:pPr>
      <w:jc w:val="left"/>
      <w:rPr>
        <w:rFonts w:ascii="Univers CE 45 Light" w:hAnsi="Univers CE 45 Light"/>
        <w:lang w:val="fr-FR"/>
      </w:rPr>
    </w:pPr>
  </w:p>
  <w:p w:rsidR="00F60A94" w:rsidRPr="005C7FD8" w:rsidRDefault="00F60A94" w:rsidP="005C7FD8">
    <w:pPr>
      <w:jc w:val="left"/>
      <w:rPr>
        <w:rFonts w:ascii="Univers CE 45 Light" w:hAnsi="Univers CE 45 Light"/>
        <w:sz w:val="1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A94" w:rsidRPr="00094771" w:rsidRDefault="00F60A94" w:rsidP="002D75BF">
    <w:pPr>
      <w:jc w:val="left"/>
      <w:rPr>
        <w:rFonts w:ascii="Univers LT 45 Light" w:hAnsi="Univers LT 45 Light"/>
        <w:sz w:val="27"/>
        <w:szCs w:val="27"/>
      </w:rPr>
    </w:pPr>
  </w:p>
  <w:p w:rsidR="00F60A94" w:rsidRPr="00094771" w:rsidRDefault="00F60A94" w:rsidP="0068423A">
    <w:pPr>
      <w:pStyle w:val="En-tte"/>
      <w:rPr>
        <w:sz w:val="19"/>
        <w:szCs w:val="19"/>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A94" w:rsidRPr="005C7FD8" w:rsidRDefault="00AC1734" w:rsidP="0014057C">
    <w:pPr>
      <w:pStyle w:val="En-tte"/>
      <w:pBdr>
        <w:bottom w:val="single" w:sz="6" w:space="1" w:color="auto"/>
      </w:pBdr>
      <w:ind w:left="567"/>
      <w:rPr>
        <w:rFonts w:ascii="Univers CE 45 Light" w:hAnsi="Univers CE 45 Light"/>
      </w:rPr>
    </w:pPr>
    <w:sdt>
      <w:sdtPr>
        <w:rPr>
          <w:rFonts w:ascii="Univers CE 45 Light" w:hAnsi="Univers CE 45 Light"/>
        </w:rPr>
        <w:alias w:val="Titre "/>
        <w:id w:val="-1363197109"/>
        <w:dataBinding w:prefixMappings="xmlns:ns0='http://purl.org/dc/elements/1.1/' xmlns:ns1='http://schemas.openxmlformats.org/package/2006/metadata/core-properties' " w:xpath="/ns1:coreProperties[1]/ns0:title[1]" w:storeItemID="{6C3C8BC8-F283-45AE-878A-BAB7291924A1}"/>
        <w:text/>
      </w:sdtPr>
      <w:sdtContent>
        <w:proofErr w:type="spellStart"/>
        <w:r w:rsidR="00F60A94">
          <w:rPr>
            <w:rFonts w:ascii="Univers CE 45 Light" w:hAnsi="Univers CE 45 Light"/>
            <w:lang w:val="fr-FR"/>
          </w:rPr>
          <w:t>GigaVoxels</w:t>
        </w:r>
        <w:proofErr w:type="spellEnd"/>
        <w:r w:rsidR="00F60A94">
          <w:rPr>
            <w:rFonts w:ascii="Univers CE 45 Light" w:hAnsi="Univers CE 45 Light"/>
            <w:lang w:val="fr-FR"/>
          </w:rPr>
          <w:t>/</w:t>
        </w:r>
        <w:proofErr w:type="spellStart"/>
        <w:r w:rsidR="00F60A94">
          <w:rPr>
            <w:rFonts w:ascii="Univers CE 45 Light" w:hAnsi="Univers CE 45 Light"/>
            <w:lang w:val="fr-FR"/>
          </w:rPr>
          <w:t>GigaSpace</w:t>
        </w:r>
        <w:proofErr w:type="spellEnd"/>
      </w:sdtContent>
    </w:sdt>
    <w:r w:rsidR="00F60A94">
      <w:rPr>
        <w:rFonts w:ascii="Univers CE 45 Light" w:hAnsi="Univers CE 45 Light"/>
      </w:rPr>
      <w:t xml:space="preserve"> </w:t>
    </w:r>
    <w:r w:rsidR="00F60A94" w:rsidRPr="005C7FD8">
      <w:rPr>
        <w:rFonts w:ascii="Univers CE 45 Light" w:hAnsi="Univers CE 45 Light"/>
      </w:rPr>
      <w:ptab w:relativeTo="margin" w:alignment="right" w:leader="none"/>
    </w:r>
    <w:r w:rsidRPr="005C7FD8">
      <w:rPr>
        <w:rFonts w:ascii="Univers CE 45 Light" w:hAnsi="Univers CE 45 Light"/>
      </w:rPr>
      <w:fldChar w:fldCharType="begin"/>
    </w:r>
    <w:r w:rsidR="00F60A94" w:rsidRPr="005C7FD8">
      <w:rPr>
        <w:rFonts w:ascii="Univers CE 45 Light" w:hAnsi="Univers CE 45 Light"/>
      </w:rPr>
      <w:instrText xml:space="preserve"> PAGE   \* MERGEFORMAT </w:instrText>
    </w:r>
    <w:r w:rsidRPr="005C7FD8">
      <w:rPr>
        <w:rFonts w:ascii="Univers CE 45 Light" w:hAnsi="Univers CE 45 Light"/>
      </w:rPr>
      <w:fldChar w:fldCharType="separate"/>
    </w:r>
    <w:r w:rsidR="00303017">
      <w:rPr>
        <w:rFonts w:ascii="Univers CE 45 Light" w:hAnsi="Univers CE 45 Light"/>
        <w:noProof/>
      </w:rPr>
      <w:t>9</w:t>
    </w:r>
    <w:r w:rsidRPr="005C7FD8">
      <w:rPr>
        <w:rFonts w:ascii="Univers CE 45 Light" w:hAnsi="Univers CE 45 Light"/>
      </w:rPr>
      <w:fldChar w:fldCharType="end"/>
    </w:r>
    <w:r w:rsidR="00F60A94" w:rsidRPr="005C7FD8">
      <w:rPr>
        <w:rFonts w:ascii="Univers CE 45 Light" w:hAnsi="Univers CE 45 Light"/>
      </w:rPr>
      <w:br/>
    </w:r>
  </w:p>
  <w:p w:rsidR="00F60A94" w:rsidRPr="00094771" w:rsidRDefault="00F60A94" w:rsidP="0068423A">
    <w:pPr>
      <w:pStyle w:val="En-tte"/>
      <w:rPr>
        <w:sz w:val="19"/>
        <w:szCs w:val="19"/>
      </w:rPr>
    </w:pPr>
  </w:p>
  <w:p w:rsidR="00F60A94" w:rsidRPr="00094771" w:rsidRDefault="00F60A94">
    <w:pPr>
      <w:pStyle w:val="En-tte"/>
      <w:rPr>
        <w:sz w:val="19"/>
        <w:szCs w:val="19"/>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A94" w:rsidRPr="00094771" w:rsidRDefault="00F60A94" w:rsidP="002D75BF">
    <w:pPr>
      <w:jc w:val="left"/>
      <w:rPr>
        <w:rFonts w:ascii="Univers LT 45 Light" w:hAnsi="Univers LT 45 Light"/>
        <w:sz w:val="27"/>
        <w:szCs w:val="27"/>
      </w:rPr>
    </w:pPr>
  </w:p>
  <w:p w:rsidR="00F60A94" w:rsidRPr="00094771" w:rsidRDefault="00F60A94" w:rsidP="0068423A">
    <w:pPr>
      <w:pStyle w:val="En-tte"/>
      <w:rPr>
        <w:sz w:val="19"/>
        <w:szCs w:val="19"/>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A94" w:rsidRDefault="00AC1734" w:rsidP="000B3778">
    <w:pPr>
      <w:tabs>
        <w:tab w:val="left" w:pos="426"/>
      </w:tabs>
      <w:ind w:left="425"/>
      <w:rPr>
        <w:rFonts w:ascii="Univers 57 Condensed" w:hAnsi="Univers 57 Condensed"/>
        <w:sz w:val="21"/>
        <w:szCs w:val="21"/>
      </w:rPr>
    </w:pPr>
    <w:r w:rsidRPr="000B3778">
      <w:rPr>
        <w:rFonts w:ascii="Univers 57 Condensed" w:hAnsi="Univers 57 Condensed"/>
        <w:sz w:val="21"/>
        <w:szCs w:val="21"/>
      </w:rPr>
      <w:fldChar w:fldCharType="begin"/>
    </w:r>
    <w:r w:rsidR="00F60A94" w:rsidRPr="000B3778">
      <w:rPr>
        <w:rFonts w:ascii="Univers 57 Condensed" w:hAnsi="Univers 57 Condensed"/>
        <w:sz w:val="21"/>
        <w:szCs w:val="21"/>
      </w:rPr>
      <w:instrText xml:space="preserve"> PAGE   \* MERGEFORMAT </w:instrText>
    </w:r>
    <w:r w:rsidRPr="000B3778">
      <w:rPr>
        <w:rFonts w:ascii="Univers 57 Condensed" w:hAnsi="Univers 57 Condensed"/>
        <w:sz w:val="21"/>
        <w:szCs w:val="21"/>
      </w:rPr>
      <w:fldChar w:fldCharType="separate"/>
    </w:r>
    <w:r w:rsidR="00303017">
      <w:rPr>
        <w:rFonts w:ascii="Univers 57 Condensed" w:hAnsi="Univers 57 Condensed"/>
        <w:noProof/>
        <w:sz w:val="21"/>
        <w:szCs w:val="21"/>
      </w:rPr>
      <w:t>10</w:t>
    </w:r>
    <w:r w:rsidRPr="000B3778">
      <w:rPr>
        <w:rFonts w:ascii="Univers 57 Condensed" w:hAnsi="Univers 57 Condensed"/>
        <w:sz w:val="21"/>
        <w:szCs w:val="21"/>
      </w:rPr>
      <w:fldChar w:fldCharType="end"/>
    </w:r>
    <w:r w:rsidR="00F60A94">
      <w:rPr>
        <w:rFonts w:ascii="Univers 57 Condensed" w:hAnsi="Univers 57 Condensed"/>
        <w:sz w:val="21"/>
        <w:szCs w:val="21"/>
      </w:rPr>
      <w:ptab w:relativeTo="margin" w:alignment="center" w:leader="none"/>
    </w:r>
  </w:p>
  <w:p w:rsidR="00F60A94" w:rsidRPr="00BC28BB" w:rsidRDefault="00F60A94" w:rsidP="000B3778">
    <w:pPr>
      <w:tabs>
        <w:tab w:val="left" w:pos="426"/>
      </w:tabs>
      <w:ind w:left="425"/>
      <w:jc w:val="right"/>
      <w:rPr>
        <w:rFonts w:ascii="Univers 57 Condensed" w:hAnsi="Univers 57 Condensed"/>
        <w:sz w:val="21"/>
        <w:szCs w:val="21"/>
        <w:lang w:val="fr-FR"/>
      </w:rPr>
    </w:pP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sidRPr="00BC28BB">
      <w:rPr>
        <w:rFonts w:ascii="Univers 57 Condensed" w:hAnsi="Univers 57 Condensed"/>
        <w:sz w:val="21"/>
        <w:szCs w:val="21"/>
        <w:lang w:val="fr-FR"/>
      </w:rPr>
      <w:t xml:space="preserve"> </w:t>
    </w:r>
    <w:sdt>
      <w:sdtPr>
        <w:rPr>
          <w:rFonts w:ascii="Univers 57 Condensed" w:hAnsi="Univers 57 Condensed"/>
          <w:sz w:val="21"/>
          <w:szCs w:val="21"/>
        </w:rPr>
        <w:alias w:val="Auteur1"/>
        <w:tag w:val="Auteur1"/>
        <w:id w:val="626281746"/>
      </w:sdtPr>
      <w:sdtContent>
        <w:r w:rsidRPr="00CD7934">
          <w:rPr>
            <w:rFonts w:ascii="Univers 57 Condensed" w:hAnsi="Univers 57 Condensed"/>
            <w:sz w:val="21"/>
            <w:szCs w:val="21"/>
            <w:lang w:val="fr-FR"/>
          </w:rPr>
          <w:t>P</w:t>
        </w:r>
        <w:r>
          <w:rPr>
            <w:rFonts w:ascii="Univers 57 Condensed" w:hAnsi="Univers 57 Condensed"/>
            <w:sz w:val="21"/>
            <w:szCs w:val="21"/>
            <w:lang w:val="fr-FR"/>
          </w:rPr>
          <w:t xml:space="preserve">ascal </w:t>
        </w:r>
        <w:proofErr w:type="spellStart"/>
        <w:r>
          <w:rPr>
            <w:rFonts w:ascii="Univers 57 Condensed" w:hAnsi="Univers 57 Condensed"/>
            <w:sz w:val="21"/>
            <w:szCs w:val="21"/>
            <w:lang w:val="fr-FR"/>
          </w:rPr>
          <w:t>Guehl</w:t>
        </w:r>
        <w:proofErr w:type="spellEnd"/>
      </w:sdtContent>
    </w:sdt>
    <w:r w:rsidRPr="00BC28BB">
      <w:rPr>
        <w:rFonts w:ascii="Univers 57 Condensed" w:hAnsi="Univers 57 Condensed"/>
        <w:sz w:val="21"/>
        <w:szCs w:val="21"/>
        <w:lang w:val="fr-FR"/>
      </w:rPr>
      <w:t xml:space="preserve"> , </w:t>
    </w:r>
    <w:sdt>
      <w:sdtPr>
        <w:rPr>
          <w:rFonts w:ascii="Univers 57 Condensed" w:hAnsi="Univers 57 Condensed"/>
          <w:sz w:val="21"/>
          <w:szCs w:val="21"/>
        </w:rPr>
        <w:alias w:val="Auteur2"/>
        <w:id w:val="626281747"/>
      </w:sdtPr>
      <w:sdtContent>
        <w:r w:rsidRPr="00CD7934">
          <w:rPr>
            <w:rFonts w:ascii="Univers 57 Condensed" w:hAnsi="Univers 57 Condensed"/>
            <w:sz w:val="21"/>
            <w:szCs w:val="21"/>
            <w:lang w:val="fr-FR"/>
          </w:rPr>
          <w:t>F</w:t>
        </w:r>
        <w:r>
          <w:rPr>
            <w:rFonts w:ascii="Univers 57 Condensed" w:hAnsi="Univers 57 Condensed"/>
            <w:sz w:val="21"/>
            <w:szCs w:val="21"/>
            <w:lang w:val="fr-FR"/>
          </w:rPr>
          <w:t xml:space="preserve">abrice </w:t>
        </w:r>
        <w:proofErr w:type="spellStart"/>
        <w:r>
          <w:rPr>
            <w:rFonts w:ascii="Univers 57 Condensed" w:hAnsi="Univers 57 Condensed"/>
            <w:sz w:val="21"/>
            <w:szCs w:val="21"/>
            <w:lang w:val="fr-FR"/>
          </w:rPr>
          <w:t>Neyret</w:t>
        </w:r>
        <w:proofErr w:type="spellEnd"/>
      </w:sdtContent>
    </w:sdt>
    <w:r w:rsidRPr="00BC28BB">
      <w:rPr>
        <w:rFonts w:ascii="Univers 57 Condensed" w:hAnsi="Univers 57 Condensed"/>
        <w:sz w:val="21"/>
        <w:szCs w:val="21"/>
        <w:lang w:val="fr-FR"/>
      </w:rPr>
      <w:t xml:space="preserve"> </w:t>
    </w:r>
  </w:p>
  <w:p w:rsidR="00F60A94" w:rsidRPr="00BC28BB" w:rsidRDefault="00F60A94" w:rsidP="00693550">
    <w:pPr>
      <w:pStyle w:val="En-tte"/>
      <w:pBdr>
        <w:bottom w:val="single" w:sz="6" w:space="1" w:color="auto"/>
      </w:pBdr>
      <w:ind w:left="426"/>
      <w:rPr>
        <w:rFonts w:ascii="Univers CE 45 Light" w:hAnsi="Univers CE 45 Light"/>
        <w:lang w:val="fr-FR"/>
      </w:rPr>
    </w:pPr>
  </w:p>
  <w:p w:rsidR="00F60A94" w:rsidRPr="00BC28BB" w:rsidRDefault="00F60A94">
    <w:pPr>
      <w:pStyle w:val="En-tte"/>
      <w:rPr>
        <w:rFonts w:ascii="Univers CE 45 Light" w:hAnsi="Univers CE 45 Light"/>
        <w:lang w:val="fr-FR"/>
      </w:rPr>
    </w:pPr>
  </w:p>
  <w:p w:rsidR="00F60A94" w:rsidRPr="00BC28BB" w:rsidRDefault="00F60A94" w:rsidP="00693550">
    <w:pPr>
      <w:tabs>
        <w:tab w:val="left" w:pos="10348"/>
      </w:tabs>
      <w:ind w:left="426"/>
      <w:jc w:val="right"/>
      <w:rPr>
        <w:rFonts w:ascii="Univers CE 45 Light" w:hAnsi="Univers CE 45 Light"/>
        <w:lang w:val="fr-FR"/>
      </w:rPr>
    </w:pPr>
  </w:p>
  <w:p w:rsidR="00F60A94" w:rsidRPr="005C7FD8" w:rsidRDefault="00F60A94" w:rsidP="00693550">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F60A94" w:rsidRDefault="00F60A94" w:rsidP="005C7FD8">
    <w:pPr>
      <w:jc w:val="left"/>
      <w:rPr>
        <w:rFonts w:ascii="Univers CE 45 Light" w:hAnsi="Univers CE 45 Light"/>
        <w:lang w:val="fr-FR"/>
      </w:rPr>
    </w:pPr>
  </w:p>
  <w:p w:rsidR="00F60A94" w:rsidRPr="005C7FD8" w:rsidRDefault="00F60A94" w:rsidP="005C7FD8">
    <w:pPr>
      <w:jc w:val="left"/>
      <w:rPr>
        <w:rFonts w:ascii="Univers CE 45 Light" w:hAnsi="Univers CE 45 Light"/>
        <w:sz w:val="14"/>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A94" w:rsidRPr="00AD4F31" w:rsidRDefault="00F60A94" w:rsidP="0068423A">
    <w:pPr>
      <w:pStyle w:val="En-tte"/>
      <w:rPr>
        <w:rFonts w:ascii="Univers LT 55" w:hAnsi="Univers LT 55"/>
        <w:szCs w:val="19"/>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FFE"/>
      </v:shape>
    </w:pict>
  </w:numPicBullet>
  <w:abstractNum w:abstractNumId="0">
    <w:nsid w:val="00224C3C"/>
    <w:multiLevelType w:val="hybridMultilevel"/>
    <w:tmpl w:val="CD78FE66"/>
    <w:lvl w:ilvl="0" w:tplc="040C0001">
      <w:start w:val="1"/>
      <w:numFmt w:val="bullet"/>
      <w:lvlText w:val=""/>
      <w:lvlJc w:val="left"/>
      <w:pPr>
        <w:ind w:left="2214" w:hanging="360"/>
      </w:pPr>
      <w:rPr>
        <w:rFonts w:ascii="Symbol" w:hAnsi="Symbol" w:hint="default"/>
      </w:rPr>
    </w:lvl>
    <w:lvl w:ilvl="1" w:tplc="040C0003" w:tentative="1">
      <w:start w:val="1"/>
      <w:numFmt w:val="bullet"/>
      <w:lvlText w:val="o"/>
      <w:lvlJc w:val="left"/>
      <w:pPr>
        <w:ind w:left="2934" w:hanging="360"/>
      </w:pPr>
      <w:rPr>
        <w:rFonts w:ascii="Courier New" w:hAnsi="Courier New" w:cs="Courier New" w:hint="default"/>
      </w:rPr>
    </w:lvl>
    <w:lvl w:ilvl="2" w:tplc="040C0005" w:tentative="1">
      <w:start w:val="1"/>
      <w:numFmt w:val="bullet"/>
      <w:lvlText w:val=""/>
      <w:lvlJc w:val="left"/>
      <w:pPr>
        <w:ind w:left="3654" w:hanging="360"/>
      </w:pPr>
      <w:rPr>
        <w:rFonts w:ascii="Wingdings" w:hAnsi="Wingdings" w:hint="default"/>
      </w:rPr>
    </w:lvl>
    <w:lvl w:ilvl="3" w:tplc="040C0001" w:tentative="1">
      <w:start w:val="1"/>
      <w:numFmt w:val="bullet"/>
      <w:lvlText w:val=""/>
      <w:lvlJc w:val="left"/>
      <w:pPr>
        <w:ind w:left="4374" w:hanging="360"/>
      </w:pPr>
      <w:rPr>
        <w:rFonts w:ascii="Symbol" w:hAnsi="Symbol" w:hint="default"/>
      </w:rPr>
    </w:lvl>
    <w:lvl w:ilvl="4" w:tplc="040C0003" w:tentative="1">
      <w:start w:val="1"/>
      <w:numFmt w:val="bullet"/>
      <w:lvlText w:val="o"/>
      <w:lvlJc w:val="left"/>
      <w:pPr>
        <w:ind w:left="5094" w:hanging="360"/>
      </w:pPr>
      <w:rPr>
        <w:rFonts w:ascii="Courier New" w:hAnsi="Courier New" w:cs="Courier New" w:hint="default"/>
      </w:rPr>
    </w:lvl>
    <w:lvl w:ilvl="5" w:tplc="040C0005" w:tentative="1">
      <w:start w:val="1"/>
      <w:numFmt w:val="bullet"/>
      <w:lvlText w:val=""/>
      <w:lvlJc w:val="left"/>
      <w:pPr>
        <w:ind w:left="5814" w:hanging="360"/>
      </w:pPr>
      <w:rPr>
        <w:rFonts w:ascii="Wingdings" w:hAnsi="Wingdings" w:hint="default"/>
      </w:rPr>
    </w:lvl>
    <w:lvl w:ilvl="6" w:tplc="040C0001" w:tentative="1">
      <w:start w:val="1"/>
      <w:numFmt w:val="bullet"/>
      <w:lvlText w:val=""/>
      <w:lvlJc w:val="left"/>
      <w:pPr>
        <w:ind w:left="6534" w:hanging="360"/>
      </w:pPr>
      <w:rPr>
        <w:rFonts w:ascii="Symbol" w:hAnsi="Symbol" w:hint="default"/>
      </w:rPr>
    </w:lvl>
    <w:lvl w:ilvl="7" w:tplc="040C0003" w:tentative="1">
      <w:start w:val="1"/>
      <w:numFmt w:val="bullet"/>
      <w:lvlText w:val="o"/>
      <w:lvlJc w:val="left"/>
      <w:pPr>
        <w:ind w:left="7254" w:hanging="360"/>
      </w:pPr>
      <w:rPr>
        <w:rFonts w:ascii="Courier New" w:hAnsi="Courier New" w:cs="Courier New" w:hint="default"/>
      </w:rPr>
    </w:lvl>
    <w:lvl w:ilvl="8" w:tplc="040C0005" w:tentative="1">
      <w:start w:val="1"/>
      <w:numFmt w:val="bullet"/>
      <w:lvlText w:val=""/>
      <w:lvlJc w:val="left"/>
      <w:pPr>
        <w:ind w:left="7974" w:hanging="360"/>
      </w:pPr>
      <w:rPr>
        <w:rFonts w:ascii="Wingdings" w:hAnsi="Wingdings" w:hint="default"/>
      </w:rPr>
    </w:lvl>
  </w:abstractNum>
  <w:abstractNum w:abstractNumId="1">
    <w:nsid w:val="033B0EEA"/>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
    <w:nsid w:val="03CA149C"/>
    <w:multiLevelType w:val="hybridMultilevel"/>
    <w:tmpl w:val="48381106"/>
    <w:lvl w:ilvl="0" w:tplc="836AF780">
      <w:start w:val="1"/>
      <w:numFmt w:val="decimal"/>
      <w:lvlText w:val="%1."/>
      <w:lvlJc w:val="left"/>
      <w:pPr>
        <w:ind w:left="1416" w:hanging="360"/>
      </w:pPr>
      <w:rPr>
        <w:rFonts w:hint="default"/>
      </w:rPr>
    </w:lvl>
    <w:lvl w:ilvl="1" w:tplc="040C0019">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3">
    <w:nsid w:val="06F04C6B"/>
    <w:multiLevelType w:val="hybridMultilevel"/>
    <w:tmpl w:val="D21C241A"/>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0CC47D9A"/>
    <w:multiLevelType w:val="hybridMultilevel"/>
    <w:tmpl w:val="625031F8"/>
    <w:lvl w:ilvl="0" w:tplc="58E8218E">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nsid w:val="0CF676A1"/>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6">
    <w:nsid w:val="0E381E29"/>
    <w:multiLevelType w:val="hybridMultilevel"/>
    <w:tmpl w:val="81D6692E"/>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E1F3EED"/>
    <w:multiLevelType w:val="hybridMultilevel"/>
    <w:tmpl w:val="818E9416"/>
    <w:lvl w:ilvl="0" w:tplc="040C0007">
      <w:start w:val="1"/>
      <w:numFmt w:val="bullet"/>
      <w:lvlText w:val=""/>
      <w:lvlPicBulletId w:val="0"/>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1FB517AB"/>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9">
    <w:nsid w:val="2299055E"/>
    <w:multiLevelType w:val="hybridMultilevel"/>
    <w:tmpl w:val="223482A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23216E96"/>
    <w:multiLevelType w:val="hybridMultilevel"/>
    <w:tmpl w:val="783889A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278F4DFF"/>
    <w:multiLevelType w:val="hybridMultilevel"/>
    <w:tmpl w:val="0DA27BAA"/>
    <w:lvl w:ilvl="0" w:tplc="836AF780">
      <w:start w:val="1"/>
      <w:numFmt w:val="decimal"/>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2">
    <w:nsid w:val="28451D64"/>
    <w:multiLevelType w:val="hybridMultilevel"/>
    <w:tmpl w:val="924273FE"/>
    <w:lvl w:ilvl="0" w:tplc="836AF780">
      <w:start w:val="1"/>
      <w:numFmt w:val="decimal"/>
      <w:lvlText w:val="%1."/>
      <w:lvlJc w:val="left"/>
      <w:pPr>
        <w:ind w:left="1416" w:hanging="360"/>
      </w:pPr>
      <w:rPr>
        <w:rFonts w:hint="default"/>
      </w:rPr>
    </w:lvl>
    <w:lvl w:ilvl="1" w:tplc="836AF780">
      <w:start w:val="1"/>
      <w:numFmt w:val="decimal"/>
      <w:lvlText w:val="%2."/>
      <w:lvlJc w:val="left"/>
      <w:pPr>
        <w:ind w:left="2136" w:hanging="360"/>
      </w:pPr>
      <w:rPr>
        <w:rFonts w:hint="default"/>
      </w:r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13">
    <w:nsid w:val="2E401218"/>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4">
    <w:nsid w:val="33161C57"/>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5">
    <w:nsid w:val="3A6F6236"/>
    <w:multiLevelType w:val="hybridMultilevel"/>
    <w:tmpl w:val="E9E0DF94"/>
    <w:lvl w:ilvl="0" w:tplc="4EDE2D0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CF711C3"/>
    <w:multiLevelType w:val="hybridMultilevel"/>
    <w:tmpl w:val="577214D0"/>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nsid w:val="415C181E"/>
    <w:multiLevelType w:val="hybridMultilevel"/>
    <w:tmpl w:val="F11454A4"/>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434167CA"/>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9">
    <w:nsid w:val="43A30D78"/>
    <w:multiLevelType w:val="hybridMultilevel"/>
    <w:tmpl w:val="C39CCB9A"/>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46E57B85"/>
    <w:multiLevelType w:val="hybridMultilevel"/>
    <w:tmpl w:val="CFC44C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8120F12"/>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2">
    <w:nsid w:val="4AED3120"/>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3">
    <w:nsid w:val="4C022BDF"/>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4">
    <w:nsid w:val="506630A2"/>
    <w:multiLevelType w:val="hybridMultilevel"/>
    <w:tmpl w:val="F8BC0ACE"/>
    <w:lvl w:ilvl="0" w:tplc="EAC66C30">
      <w:start w:val="1"/>
      <w:numFmt w:val="decimal"/>
      <w:lvlText w:val="%1."/>
      <w:lvlJc w:val="left"/>
      <w:pPr>
        <w:ind w:left="1494"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5">
    <w:nsid w:val="50E229FE"/>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6">
    <w:nsid w:val="52DC0B7C"/>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7">
    <w:nsid w:val="542D1234"/>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8">
    <w:nsid w:val="5A621CFC"/>
    <w:multiLevelType w:val="hybridMultilevel"/>
    <w:tmpl w:val="656C362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nsid w:val="5F0E5656"/>
    <w:multiLevelType w:val="hybridMultilevel"/>
    <w:tmpl w:val="97A87BC0"/>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30">
    <w:nsid w:val="6112339C"/>
    <w:multiLevelType w:val="hybridMultilevel"/>
    <w:tmpl w:val="3104D2B4"/>
    <w:lvl w:ilvl="0" w:tplc="040C0007">
      <w:start w:val="1"/>
      <w:numFmt w:val="bullet"/>
      <w:lvlText w:val=""/>
      <w:lvlPicBulletId w:val="0"/>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1">
    <w:nsid w:val="61C4625A"/>
    <w:multiLevelType w:val="hybridMultilevel"/>
    <w:tmpl w:val="C36C832E"/>
    <w:lvl w:ilvl="0" w:tplc="040C0019">
      <w:start w:val="1"/>
      <w:numFmt w:val="lowerLetter"/>
      <w:lvlText w:val="%1."/>
      <w:lvlJc w:val="left"/>
      <w:pPr>
        <w:ind w:left="2214" w:hanging="360"/>
      </w:pPr>
    </w:lvl>
    <w:lvl w:ilvl="1" w:tplc="040C0019" w:tentative="1">
      <w:start w:val="1"/>
      <w:numFmt w:val="lowerLetter"/>
      <w:lvlText w:val="%2."/>
      <w:lvlJc w:val="left"/>
      <w:pPr>
        <w:ind w:left="2934" w:hanging="360"/>
      </w:pPr>
    </w:lvl>
    <w:lvl w:ilvl="2" w:tplc="040C001B" w:tentative="1">
      <w:start w:val="1"/>
      <w:numFmt w:val="lowerRoman"/>
      <w:lvlText w:val="%3."/>
      <w:lvlJc w:val="right"/>
      <w:pPr>
        <w:ind w:left="3654" w:hanging="180"/>
      </w:pPr>
    </w:lvl>
    <w:lvl w:ilvl="3" w:tplc="040C000F" w:tentative="1">
      <w:start w:val="1"/>
      <w:numFmt w:val="decimal"/>
      <w:lvlText w:val="%4."/>
      <w:lvlJc w:val="left"/>
      <w:pPr>
        <w:ind w:left="4374" w:hanging="360"/>
      </w:pPr>
    </w:lvl>
    <w:lvl w:ilvl="4" w:tplc="040C0019" w:tentative="1">
      <w:start w:val="1"/>
      <w:numFmt w:val="lowerLetter"/>
      <w:lvlText w:val="%5."/>
      <w:lvlJc w:val="left"/>
      <w:pPr>
        <w:ind w:left="5094" w:hanging="360"/>
      </w:pPr>
    </w:lvl>
    <w:lvl w:ilvl="5" w:tplc="040C001B" w:tentative="1">
      <w:start w:val="1"/>
      <w:numFmt w:val="lowerRoman"/>
      <w:lvlText w:val="%6."/>
      <w:lvlJc w:val="right"/>
      <w:pPr>
        <w:ind w:left="5814" w:hanging="180"/>
      </w:pPr>
    </w:lvl>
    <w:lvl w:ilvl="6" w:tplc="040C000F" w:tentative="1">
      <w:start w:val="1"/>
      <w:numFmt w:val="decimal"/>
      <w:lvlText w:val="%7."/>
      <w:lvlJc w:val="left"/>
      <w:pPr>
        <w:ind w:left="6534" w:hanging="360"/>
      </w:pPr>
    </w:lvl>
    <w:lvl w:ilvl="7" w:tplc="040C0019" w:tentative="1">
      <w:start w:val="1"/>
      <w:numFmt w:val="lowerLetter"/>
      <w:lvlText w:val="%8."/>
      <w:lvlJc w:val="left"/>
      <w:pPr>
        <w:ind w:left="7254" w:hanging="360"/>
      </w:pPr>
    </w:lvl>
    <w:lvl w:ilvl="8" w:tplc="040C001B" w:tentative="1">
      <w:start w:val="1"/>
      <w:numFmt w:val="lowerRoman"/>
      <w:lvlText w:val="%9."/>
      <w:lvlJc w:val="right"/>
      <w:pPr>
        <w:ind w:left="7974" w:hanging="180"/>
      </w:pPr>
    </w:lvl>
  </w:abstractNum>
  <w:abstractNum w:abstractNumId="32">
    <w:nsid w:val="634818BA"/>
    <w:multiLevelType w:val="hybridMultilevel"/>
    <w:tmpl w:val="7E560A62"/>
    <w:lvl w:ilvl="0" w:tplc="A0A69C9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3">
    <w:nsid w:val="63B6034E"/>
    <w:multiLevelType w:val="hybridMultilevel"/>
    <w:tmpl w:val="DEE8F2BC"/>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74D7389B"/>
    <w:multiLevelType w:val="hybridMultilevel"/>
    <w:tmpl w:val="97FE7288"/>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nsid w:val="788736D7"/>
    <w:multiLevelType w:val="hybridMultilevel"/>
    <w:tmpl w:val="48381106"/>
    <w:lvl w:ilvl="0" w:tplc="836AF780">
      <w:start w:val="1"/>
      <w:numFmt w:val="decimal"/>
      <w:lvlText w:val="%1."/>
      <w:lvlJc w:val="left"/>
      <w:pPr>
        <w:ind w:left="1416" w:hanging="360"/>
      </w:pPr>
      <w:rPr>
        <w:rFonts w:hint="default"/>
      </w:rPr>
    </w:lvl>
    <w:lvl w:ilvl="1" w:tplc="040C0019">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num w:numId="1">
    <w:abstractNumId w:val="32"/>
  </w:num>
  <w:num w:numId="2">
    <w:abstractNumId w:val="24"/>
  </w:num>
  <w:num w:numId="3">
    <w:abstractNumId w:val="31"/>
  </w:num>
  <w:num w:numId="4">
    <w:abstractNumId w:val="0"/>
  </w:num>
  <w:num w:numId="5">
    <w:abstractNumId w:val="4"/>
  </w:num>
  <w:num w:numId="6">
    <w:abstractNumId w:val="23"/>
  </w:num>
  <w:num w:numId="7">
    <w:abstractNumId w:val="15"/>
  </w:num>
  <w:num w:numId="8">
    <w:abstractNumId w:val="29"/>
  </w:num>
  <w:num w:numId="9">
    <w:abstractNumId w:val="16"/>
  </w:num>
  <w:num w:numId="10">
    <w:abstractNumId w:val="28"/>
  </w:num>
  <w:num w:numId="11">
    <w:abstractNumId w:val="7"/>
  </w:num>
  <w:num w:numId="12">
    <w:abstractNumId w:val="30"/>
  </w:num>
  <w:num w:numId="13">
    <w:abstractNumId w:val="19"/>
  </w:num>
  <w:num w:numId="14">
    <w:abstractNumId w:val="10"/>
  </w:num>
  <w:num w:numId="15">
    <w:abstractNumId w:val="25"/>
  </w:num>
  <w:num w:numId="16">
    <w:abstractNumId w:val="17"/>
  </w:num>
  <w:num w:numId="17">
    <w:abstractNumId w:val="33"/>
  </w:num>
  <w:num w:numId="18">
    <w:abstractNumId w:val="34"/>
  </w:num>
  <w:num w:numId="19">
    <w:abstractNumId w:val="9"/>
  </w:num>
  <w:num w:numId="20">
    <w:abstractNumId w:val="35"/>
  </w:num>
  <w:num w:numId="21">
    <w:abstractNumId w:val="5"/>
  </w:num>
  <w:num w:numId="22">
    <w:abstractNumId w:val="22"/>
  </w:num>
  <w:num w:numId="23">
    <w:abstractNumId w:val="12"/>
  </w:num>
  <w:num w:numId="24">
    <w:abstractNumId w:val="11"/>
  </w:num>
  <w:num w:numId="25">
    <w:abstractNumId w:val="26"/>
  </w:num>
  <w:num w:numId="26">
    <w:abstractNumId w:val="1"/>
  </w:num>
  <w:num w:numId="27">
    <w:abstractNumId w:val="3"/>
  </w:num>
  <w:num w:numId="28">
    <w:abstractNumId w:val="6"/>
  </w:num>
  <w:num w:numId="29">
    <w:abstractNumId w:val="2"/>
  </w:num>
  <w:num w:numId="30">
    <w:abstractNumId w:val="8"/>
  </w:num>
  <w:num w:numId="31">
    <w:abstractNumId w:val="13"/>
  </w:num>
  <w:num w:numId="32">
    <w:abstractNumId w:val="18"/>
  </w:num>
  <w:num w:numId="33">
    <w:abstractNumId w:val="14"/>
  </w:num>
  <w:num w:numId="34">
    <w:abstractNumId w:val="27"/>
  </w:num>
  <w:num w:numId="35">
    <w:abstractNumId w:val="21"/>
  </w:num>
  <w:num w:numId="3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documentProtection w:edit="readOnly" w:enforcement="0"/>
  <w:defaultTabStop w:val="851"/>
  <w:hyphenationZone w:val="425"/>
  <w:evenAndOddHeaders/>
  <w:drawingGridHorizontalSpacing w:val="10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BC28BB"/>
    <w:rsid w:val="00002B9C"/>
    <w:rsid w:val="000079E6"/>
    <w:rsid w:val="0001433E"/>
    <w:rsid w:val="00014780"/>
    <w:rsid w:val="00016A2C"/>
    <w:rsid w:val="000249AC"/>
    <w:rsid w:val="00026464"/>
    <w:rsid w:val="00026D23"/>
    <w:rsid w:val="00027E21"/>
    <w:rsid w:val="0003594E"/>
    <w:rsid w:val="00052FB2"/>
    <w:rsid w:val="00053F17"/>
    <w:rsid w:val="00062838"/>
    <w:rsid w:val="00063138"/>
    <w:rsid w:val="00066211"/>
    <w:rsid w:val="00072C1D"/>
    <w:rsid w:val="0007561A"/>
    <w:rsid w:val="00081441"/>
    <w:rsid w:val="0008154D"/>
    <w:rsid w:val="00082B5A"/>
    <w:rsid w:val="00083ABC"/>
    <w:rsid w:val="00094771"/>
    <w:rsid w:val="000A251B"/>
    <w:rsid w:val="000A27E2"/>
    <w:rsid w:val="000B3778"/>
    <w:rsid w:val="000B4C11"/>
    <w:rsid w:val="000B7277"/>
    <w:rsid w:val="000C1078"/>
    <w:rsid w:val="000C2164"/>
    <w:rsid w:val="000C34CE"/>
    <w:rsid w:val="000C5639"/>
    <w:rsid w:val="000C5BE6"/>
    <w:rsid w:val="000D2E27"/>
    <w:rsid w:val="000E148F"/>
    <w:rsid w:val="000E192B"/>
    <w:rsid w:val="000E2C1D"/>
    <w:rsid w:val="000E7AD8"/>
    <w:rsid w:val="000F2017"/>
    <w:rsid w:val="000F6059"/>
    <w:rsid w:val="000F6107"/>
    <w:rsid w:val="000F66C8"/>
    <w:rsid w:val="0010709F"/>
    <w:rsid w:val="0011087F"/>
    <w:rsid w:val="0011612B"/>
    <w:rsid w:val="00121DC1"/>
    <w:rsid w:val="00122F40"/>
    <w:rsid w:val="00125DE1"/>
    <w:rsid w:val="00127FE6"/>
    <w:rsid w:val="00130BC9"/>
    <w:rsid w:val="00131952"/>
    <w:rsid w:val="001337C8"/>
    <w:rsid w:val="001360B7"/>
    <w:rsid w:val="0014057C"/>
    <w:rsid w:val="00140852"/>
    <w:rsid w:val="0014347F"/>
    <w:rsid w:val="00152E68"/>
    <w:rsid w:val="00156684"/>
    <w:rsid w:val="00164B74"/>
    <w:rsid w:val="001655EF"/>
    <w:rsid w:val="00165E65"/>
    <w:rsid w:val="00170BF6"/>
    <w:rsid w:val="001716BD"/>
    <w:rsid w:val="00180D4F"/>
    <w:rsid w:val="001829BD"/>
    <w:rsid w:val="00184ADD"/>
    <w:rsid w:val="00196484"/>
    <w:rsid w:val="001A2961"/>
    <w:rsid w:val="001A40D4"/>
    <w:rsid w:val="001B2223"/>
    <w:rsid w:val="001B6D9D"/>
    <w:rsid w:val="001C1D72"/>
    <w:rsid w:val="001D2305"/>
    <w:rsid w:val="001D6E6C"/>
    <w:rsid w:val="001E3CB0"/>
    <w:rsid w:val="001F1C47"/>
    <w:rsid w:val="001F3BE1"/>
    <w:rsid w:val="00201986"/>
    <w:rsid w:val="00203AE9"/>
    <w:rsid w:val="002055B3"/>
    <w:rsid w:val="00206ABC"/>
    <w:rsid w:val="00212055"/>
    <w:rsid w:val="0021444F"/>
    <w:rsid w:val="00237983"/>
    <w:rsid w:val="00241F69"/>
    <w:rsid w:val="0025064D"/>
    <w:rsid w:val="0025231E"/>
    <w:rsid w:val="00262DBB"/>
    <w:rsid w:val="00272308"/>
    <w:rsid w:val="0027264C"/>
    <w:rsid w:val="002802E1"/>
    <w:rsid w:val="002808DA"/>
    <w:rsid w:val="00280AD7"/>
    <w:rsid w:val="0028101B"/>
    <w:rsid w:val="00287C5A"/>
    <w:rsid w:val="002935BE"/>
    <w:rsid w:val="00293A28"/>
    <w:rsid w:val="00296D0E"/>
    <w:rsid w:val="002A0096"/>
    <w:rsid w:val="002A22C6"/>
    <w:rsid w:val="002B1E78"/>
    <w:rsid w:val="002C08E0"/>
    <w:rsid w:val="002C6030"/>
    <w:rsid w:val="002C7BD7"/>
    <w:rsid w:val="002D2E59"/>
    <w:rsid w:val="002D4037"/>
    <w:rsid w:val="002D499F"/>
    <w:rsid w:val="002D602A"/>
    <w:rsid w:val="002D75BF"/>
    <w:rsid w:val="002D7AEC"/>
    <w:rsid w:val="002D7BE0"/>
    <w:rsid w:val="002E6593"/>
    <w:rsid w:val="00303017"/>
    <w:rsid w:val="00304F6F"/>
    <w:rsid w:val="003137D1"/>
    <w:rsid w:val="00331C85"/>
    <w:rsid w:val="003458F6"/>
    <w:rsid w:val="003460CE"/>
    <w:rsid w:val="0034668F"/>
    <w:rsid w:val="003522E5"/>
    <w:rsid w:val="00352AE5"/>
    <w:rsid w:val="00352BED"/>
    <w:rsid w:val="00355380"/>
    <w:rsid w:val="00355D03"/>
    <w:rsid w:val="003579D2"/>
    <w:rsid w:val="00360B0F"/>
    <w:rsid w:val="003729EE"/>
    <w:rsid w:val="00376F3A"/>
    <w:rsid w:val="0038769F"/>
    <w:rsid w:val="003A34A5"/>
    <w:rsid w:val="003A5C4E"/>
    <w:rsid w:val="003C2CE7"/>
    <w:rsid w:val="003D005C"/>
    <w:rsid w:val="003E52B8"/>
    <w:rsid w:val="003F314C"/>
    <w:rsid w:val="003F555E"/>
    <w:rsid w:val="004056A8"/>
    <w:rsid w:val="00405A82"/>
    <w:rsid w:val="004060F4"/>
    <w:rsid w:val="0041570A"/>
    <w:rsid w:val="00427EC1"/>
    <w:rsid w:val="00434190"/>
    <w:rsid w:val="00442C8C"/>
    <w:rsid w:val="00445894"/>
    <w:rsid w:val="004537A3"/>
    <w:rsid w:val="004548FA"/>
    <w:rsid w:val="00457A7E"/>
    <w:rsid w:val="004607F2"/>
    <w:rsid w:val="00463FEF"/>
    <w:rsid w:val="004646B6"/>
    <w:rsid w:val="00465AA7"/>
    <w:rsid w:val="00476F48"/>
    <w:rsid w:val="00477A4C"/>
    <w:rsid w:val="00477FAC"/>
    <w:rsid w:val="00481832"/>
    <w:rsid w:val="004819C8"/>
    <w:rsid w:val="00486421"/>
    <w:rsid w:val="00487AA8"/>
    <w:rsid w:val="0049741D"/>
    <w:rsid w:val="004A6736"/>
    <w:rsid w:val="004C4CA7"/>
    <w:rsid w:val="004D0ED7"/>
    <w:rsid w:val="004D6E78"/>
    <w:rsid w:val="004D7086"/>
    <w:rsid w:val="004D7DD6"/>
    <w:rsid w:val="004E442F"/>
    <w:rsid w:val="004E6561"/>
    <w:rsid w:val="004F57D2"/>
    <w:rsid w:val="00503478"/>
    <w:rsid w:val="00503C59"/>
    <w:rsid w:val="0050455B"/>
    <w:rsid w:val="00526F91"/>
    <w:rsid w:val="005313A7"/>
    <w:rsid w:val="00536576"/>
    <w:rsid w:val="00541AF0"/>
    <w:rsid w:val="00551AFC"/>
    <w:rsid w:val="00554C88"/>
    <w:rsid w:val="00575807"/>
    <w:rsid w:val="00584582"/>
    <w:rsid w:val="005854D5"/>
    <w:rsid w:val="00591934"/>
    <w:rsid w:val="005935D2"/>
    <w:rsid w:val="005A3CE8"/>
    <w:rsid w:val="005A4E93"/>
    <w:rsid w:val="005A66F6"/>
    <w:rsid w:val="005B0D2F"/>
    <w:rsid w:val="005B3F47"/>
    <w:rsid w:val="005B7FB1"/>
    <w:rsid w:val="005C3777"/>
    <w:rsid w:val="005C4B41"/>
    <w:rsid w:val="005C7FD8"/>
    <w:rsid w:val="005D27D3"/>
    <w:rsid w:val="005E05AF"/>
    <w:rsid w:val="005E0A78"/>
    <w:rsid w:val="005F2C06"/>
    <w:rsid w:val="00601C6E"/>
    <w:rsid w:val="006057CC"/>
    <w:rsid w:val="00610FE6"/>
    <w:rsid w:val="00613BEF"/>
    <w:rsid w:val="006371BE"/>
    <w:rsid w:val="0063762E"/>
    <w:rsid w:val="00650482"/>
    <w:rsid w:val="00652C68"/>
    <w:rsid w:val="00661EBC"/>
    <w:rsid w:val="0066317B"/>
    <w:rsid w:val="00664A73"/>
    <w:rsid w:val="00664FD0"/>
    <w:rsid w:val="00667322"/>
    <w:rsid w:val="00670B71"/>
    <w:rsid w:val="00672719"/>
    <w:rsid w:val="00680863"/>
    <w:rsid w:val="0068280E"/>
    <w:rsid w:val="00682F74"/>
    <w:rsid w:val="0068326D"/>
    <w:rsid w:val="00683A4C"/>
    <w:rsid w:val="0068423A"/>
    <w:rsid w:val="0068458E"/>
    <w:rsid w:val="00685665"/>
    <w:rsid w:val="0069216D"/>
    <w:rsid w:val="00693550"/>
    <w:rsid w:val="00697624"/>
    <w:rsid w:val="006C54CF"/>
    <w:rsid w:val="006D1F48"/>
    <w:rsid w:val="006E377D"/>
    <w:rsid w:val="006E585D"/>
    <w:rsid w:val="006E6B92"/>
    <w:rsid w:val="006F2F40"/>
    <w:rsid w:val="006F42DE"/>
    <w:rsid w:val="0070574E"/>
    <w:rsid w:val="00710762"/>
    <w:rsid w:val="00721B2A"/>
    <w:rsid w:val="00722388"/>
    <w:rsid w:val="00724158"/>
    <w:rsid w:val="0072450E"/>
    <w:rsid w:val="00724930"/>
    <w:rsid w:val="00732C13"/>
    <w:rsid w:val="00744876"/>
    <w:rsid w:val="00744A41"/>
    <w:rsid w:val="00751A82"/>
    <w:rsid w:val="00757851"/>
    <w:rsid w:val="0076433D"/>
    <w:rsid w:val="00775670"/>
    <w:rsid w:val="00792E38"/>
    <w:rsid w:val="00793922"/>
    <w:rsid w:val="00796A07"/>
    <w:rsid w:val="007A3279"/>
    <w:rsid w:val="007A4A56"/>
    <w:rsid w:val="007A4E44"/>
    <w:rsid w:val="007A704D"/>
    <w:rsid w:val="007B1F48"/>
    <w:rsid w:val="007B2B5F"/>
    <w:rsid w:val="007B54A4"/>
    <w:rsid w:val="007C0207"/>
    <w:rsid w:val="007C2053"/>
    <w:rsid w:val="007C67EF"/>
    <w:rsid w:val="007D02C1"/>
    <w:rsid w:val="007E07F8"/>
    <w:rsid w:val="007E1CA7"/>
    <w:rsid w:val="007E42CF"/>
    <w:rsid w:val="007E7104"/>
    <w:rsid w:val="007F0C57"/>
    <w:rsid w:val="007F2BE4"/>
    <w:rsid w:val="007F2F6F"/>
    <w:rsid w:val="00810324"/>
    <w:rsid w:val="00813765"/>
    <w:rsid w:val="008147D9"/>
    <w:rsid w:val="00820F9F"/>
    <w:rsid w:val="00824BCA"/>
    <w:rsid w:val="00825209"/>
    <w:rsid w:val="008327E6"/>
    <w:rsid w:val="00833334"/>
    <w:rsid w:val="00844853"/>
    <w:rsid w:val="00846EBB"/>
    <w:rsid w:val="008478A9"/>
    <w:rsid w:val="00857913"/>
    <w:rsid w:val="00887767"/>
    <w:rsid w:val="00892AEA"/>
    <w:rsid w:val="00895111"/>
    <w:rsid w:val="008957CA"/>
    <w:rsid w:val="00895C06"/>
    <w:rsid w:val="008A0604"/>
    <w:rsid w:val="008B01A2"/>
    <w:rsid w:val="008B0B4C"/>
    <w:rsid w:val="008B0C39"/>
    <w:rsid w:val="008B1B08"/>
    <w:rsid w:val="008C22C5"/>
    <w:rsid w:val="008C24E9"/>
    <w:rsid w:val="008C7A0C"/>
    <w:rsid w:val="008D0A03"/>
    <w:rsid w:val="008D32A8"/>
    <w:rsid w:val="008D340B"/>
    <w:rsid w:val="008E353A"/>
    <w:rsid w:val="008E39F4"/>
    <w:rsid w:val="008E3BAD"/>
    <w:rsid w:val="008E668A"/>
    <w:rsid w:val="008E77AC"/>
    <w:rsid w:val="008F07E6"/>
    <w:rsid w:val="008F21D5"/>
    <w:rsid w:val="0090205B"/>
    <w:rsid w:val="0090593E"/>
    <w:rsid w:val="00905E3B"/>
    <w:rsid w:val="00937662"/>
    <w:rsid w:val="00943F5D"/>
    <w:rsid w:val="009445B5"/>
    <w:rsid w:val="00944F66"/>
    <w:rsid w:val="00956825"/>
    <w:rsid w:val="00957B4A"/>
    <w:rsid w:val="00960173"/>
    <w:rsid w:val="00962369"/>
    <w:rsid w:val="009723DA"/>
    <w:rsid w:val="00974F11"/>
    <w:rsid w:val="00986258"/>
    <w:rsid w:val="009877C6"/>
    <w:rsid w:val="0099100F"/>
    <w:rsid w:val="009A3627"/>
    <w:rsid w:val="009A5EB5"/>
    <w:rsid w:val="009A659F"/>
    <w:rsid w:val="009B22EE"/>
    <w:rsid w:val="009B281B"/>
    <w:rsid w:val="009C04B8"/>
    <w:rsid w:val="009C16DD"/>
    <w:rsid w:val="009C56ED"/>
    <w:rsid w:val="009D0108"/>
    <w:rsid w:val="009D43C4"/>
    <w:rsid w:val="009D70BD"/>
    <w:rsid w:val="009E490B"/>
    <w:rsid w:val="009E6732"/>
    <w:rsid w:val="009F29EE"/>
    <w:rsid w:val="009F4155"/>
    <w:rsid w:val="00A0470B"/>
    <w:rsid w:val="00A13336"/>
    <w:rsid w:val="00A14A96"/>
    <w:rsid w:val="00A1529E"/>
    <w:rsid w:val="00A2177B"/>
    <w:rsid w:val="00A238C8"/>
    <w:rsid w:val="00A37977"/>
    <w:rsid w:val="00A37D23"/>
    <w:rsid w:val="00A71114"/>
    <w:rsid w:val="00A7171D"/>
    <w:rsid w:val="00A72CBE"/>
    <w:rsid w:val="00A84103"/>
    <w:rsid w:val="00A8507F"/>
    <w:rsid w:val="00A915A8"/>
    <w:rsid w:val="00AA59FA"/>
    <w:rsid w:val="00AA6C1C"/>
    <w:rsid w:val="00AB6948"/>
    <w:rsid w:val="00AB6C1A"/>
    <w:rsid w:val="00AB6D6B"/>
    <w:rsid w:val="00AC1734"/>
    <w:rsid w:val="00AD4F31"/>
    <w:rsid w:val="00AD5505"/>
    <w:rsid w:val="00AE2CA0"/>
    <w:rsid w:val="00AF3D39"/>
    <w:rsid w:val="00AF640B"/>
    <w:rsid w:val="00AF7AB6"/>
    <w:rsid w:val="00B004C2"/>
    <w:rsid w:val="00B00DEB"/>
    <w:rsid w:val="00B06914"/>
    <w:rsid w:val="00B121A2"/>
    <w:rsid w:val="00B14942"/>
    <w:rsid w:val="00B33E25"/>
    <w:rsid w:val="00B33F1A"/>
    <w:rsid w:val="00B35125"/>
    <w:rsid w:val="00B35B29"/>
    <w:rsid w:val="00B3781A"/>
    <w:rsid w:val="00B46297"/>
    <w:rsid w:val="00B46D6B"/>
    <w:rsid w:val="00B57134"/>
    <w:rsid w:val="00B63655"/>
    <w:rsid w:val="00B6631C"/>
    <w:rsid w:val="00B673BB"/>
    <w:rsid w:val="00B70F3E"/>
    <w:rsid w:val="00B76709"/>
    <w:rsid w:val="00B8649A"/>
    <w:rsid w:val="00B90477"/>
    <w:rsid w:val="00B90583"/>
    <w:rsid w:val="00B90D20"/>
    <w:rsid w:val="00B9165B"/>
    <w:rsid w:val="00B978BE"/>
    <w:rsid w:val="00BA0408"/>
    <w:rsid w:val="00BA144A"/>
    <w:rsid w:val="00BA3441"/>
    <w:rsid w:val="00BA54B5"/>
    <w:rsid w:val="00BA5D59"/>
    <w:rsid w:val="00BB2AB6"/>
    <w:rsid w:val="00BB4C0B"/>
    <w:rsid w:val="00BB5802"/>
    <w:rsid w:val="00BC28BB"/>
    <w:rsid w:val="00BC2A0F"/>
    <w:rsid w:val="00BC31C1"/>
    <w:rsid w:val="00BC3A3D"/>
    <w:rsid w:val="00BC5589"/>
    <w:rsid w:val="00BE21F2"/>
    <w:rsid w:val="00BE7634"/>
    <w:rsid w:val="00BF083B"/>
    <w:rsid w:val="00BF6079"/>
    <w:rsid w:val="00BF6264"/>
    <w:rsid w:val="00C0150B"/>
    <w:rsid w:val="00C05827"/>
    <w:rsid w:val="00C12487"/>
    <w:rsid w:val="00C124CF"/>
    <w:rsid w:val="00C12901"/>
    <w:rsid w:val="00C16035"/>
    <w:rsid w:val="00C16D06"/>
    <w:rsid w:val="00C2147B"/>
    <w:rsid w:val="00C25B88"/>
    <w:rsid w:val="00C34342"/>
    <w:rsid w:val="00C43797"/>
    <w:rsid w:val="00C44971"/>
    <w:rsid w:val="00C6076D"/>
    <w:rsid w:val="00C61CF6"/>
    <w:rsid w:val="00C662F1"/>
    <w:rsid w:val="00C67867"/>
    <w:rsid w:val="00C74E3A"/>
    <w:rsid w:val="00C74E86"/>
    <w:rsid w:val="00C761C5"/>
    <w:rsid w:val="00C8002F"/>
    <w:rsid w:val="00C879E4"/>
    <w:rsid w:val="00C93BF1"/>
    <w:rsid w:val="00CA595E"/>
    <w:rsid w:val="00CA75E8"/>
    <w:rsid w:val="00CB4EC5"/>
    <w:rsid w:val="00CB5C7E"/>
    <w:rsid w:val="00CB68FD"/>
    <w:rsid w:val="00CC6C28"/>
    <w:rsid w:val="00CD1C4B"/>
    <w:rsid w:val="00CD4006"/>
    <w:rsid w:val="00CD401B"/>
    <w:rsid w:val="00CD7934"/>
    <w:rsid w:val="00CE7B43"/>
    <w:rsid w:val="00D05C17"/>
    <w:rsid w:val="00D06754"/>
    <w:rsid w:val="00D124BB"/>
    <w:rsid w:val="00D1527F"/>
    <w:rsid w:val="00D20625"/>
    <w:rsid w:val="00D25E05"/>
    <w:rsid w:val="00D269D3"/>
    <w:rsid w:val="00D331BA"/>
    <w:rsid w:val="00D40BF1"/>
    <w:rsid w:val="00D41115"/>
    <w:rsid w:val="00D4317F"/>
    <w:rsid w:val="00D43343"/>
    <w:rsid w:val="00D43C1B"/>
    <w:rsid w:val="00D4747B"/>
    <w:rsid w:val="00D509FA"/>
    <w:rsid w:val="00D5264C"/>
    <w:rsid w:val="00D56021"/>
    <w:rsid w:val="00D561C0"/>
    <w:rsid w:val="00D61157"/>
    <w:rsid w:val="00D6782E"/>
    <w:rsid w:val="00D67FC6"/>
    <w:rsid w:val="00D72408"/>
    <w:rsid w:val="00D753E3"/>
    <w:rsid w:val="00D755C5"/>
    <w:rsid w:val="00D8149A"/>
    <w:rsid w:val="00DA0E58"/>
    <w:rsid w:val="00DA16E7"/>
    <w:rsid w:val="00DA27DC"/>
    <w:rsid w:val="00DB0706"/>
    <w:rsid w:val="00DB1D62"/>
    <w:rsid w:val="00DB5DCD"/>
    <w:rsid w:val="00DB732C"/>
    <w:rsid w:val="00DC2EE3"/>
    <w:rsid w:val="00DD3D56"/>
    <w:rsid w:val="00DD51D8"/>
    <w:rsid w:val="00DE6225"/>
    <w:rsid w:val="00DE75B5"/>
    <w:rsid w:val="00DF4399"/>
    <w:rsid w:val="00DF6EC7"/>
    <w:rsid w:val="00E051F2"/>
    <w:rsid w:val="00E1298B"/>
    <w:rsid w:val="00E145A3"/>
    <w:rsid w:val="00E15B9F"/>
    <w:rsid w:val="00E16B0E"/>
    <w:rsid w:val="00E17E45"/>
    <w:rsid w:val="00E20E31"/>
    <w:rsid w:val="00E272B2"/>
    <w:rsid w:val="00E2755C"/>
    <w:rsid w:val="00E335B7"/>
    <w:rsid w:val="00E35F2B"/>
    <w:rsid w:val="00E37548"/>
    <w:rsid w:val="00E43CFB"/>
    <w:rsid w:val="00E44B46"/>
    <w:rsid w:val="00E47939"/>
    <w:rsid w:val="00E510FF"/>
    <w:rsid w:val="00E52621"/>
    <w:rsid w:val="00E63ADE"/>
    <w:rsid w:val="00E7412A"/>
    <w:rsid w:val="00E74E17"/>
    <w:rsid w:val="00E763D3"/>
    <w:rsid w:val="00E76AF3"/>
    <w:rsid w:val="00E8373B"/>
    <w:rsid w:val="00E95465"/>
    <w:rsid w:val="00EA0C50"/>
    <w:rsid w:val="00EA32BD"/>
    <w:rsid w:val="00EA5C34"/>
    <w:rsid w:val="00EA6C89"/>
    <w:rsid w:val="00EB66A3"/>
    <w:rsid w:val="00EC2875"/>
    <w:rsid w:val="00EC2925"/>
    <w:rsid w:val="00EC4060"/>
    <w:rsid w:val="00EC5C3B"/>
    <w:rsid w:val="00EC64D9"/>
    <w:rsid w:val="00EC6897"/>
    <w:rsid w:val="00EC6A1B"/>
    <w:rsid w:val="00ED0E97"/>
    <w:rsid w:val="00ED3B72"/>
    <w:rsid w:val="00ED5E00"/>
    <w:rsid w:val="00EE1F98"/>
    <w:rsid w:val="00EE3575"/>
    <w:rsid w:val="00EE6EE8"/>
    <w:rsid w:val="00EF6C28"/>
    <w:rsid w:val="00F1062E"/>
    <w:rsid w:val="00F231A6"/>
    <w:rsid w:val="00F25DF9"/>
    <w:rsid w:val="00F26AC5"/>
    <w:rsid w:val="00F32559"/>
    <w:rsid w:val="00F33903"/>
    <w:rsid w:val="00F36173"/>
    <w:rsid w:val="00F374DF"/>
    <w:rsid w:val="00F43F12"/>
    <w:rsid w:val="00F4443D"/>
    <w:rsid w:val="00F50249"/>
    <w:rsid w:val="00F60A94"/>
    <w:rsid w:val="00F659C1"/>
    <w:rsid w:val="00F66E1F"/>
    <w:rsid w:val="00F72D20"/>
    <w:rsid w:val="00F7303B"/>
    <w:rsid w:val="00F74A6C"/>
    <w:rsid w:val="00F83003"/>
    <w:rsid w:val="00F940E5"/>
    <w:rsid w:val="00F941D1"/>
    <w:rsid w:val="00F9461D"/>
    <w:rsid w:val="00FA121E"/>
    <w:rsid w:val="00FA12D9"/>
    <w:rsid w:val="00FA3AD9"/>
    <w:rsid w:val="00FB02B1"/>
    <w:rsid w:val="00FB05CB"/>
    <w:rsid w:val="00FC020C"/>
    <w:rsid w:val="00FD20F5"/>
    <w:rsid w:val="00FD4160"/>
    <w:rsid w:val="00FD49D0"/>
    <w:rsid w:val="00FD5883"/>
    <w:rsid w:val="00FE306E"/>
    <w:rsid w:val="00FF1747"/>
    <w:rsid w:val="00FF1D7E"/>
    <w:rsid w:val="00FF1EFA"/>
    <w:rsid w:val="00FF2EAB"/>
    <w:rsid w:val="00FF300D"/>
    <w:rsid w:val="00FF53B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5B5"/>
    <w:pPr>
      <w:spacing w:after="0" w:line="240" w:lineRule="auto"/>
      <w:jc w:val="both"/>
    </w:pPr>
    <w:rPr>
      <w:rFonts w:ascii="Times New Roman" w:eastAsia="Times New Roman" w:hAnsi="Times New Roman" w:cs="Times New Roman"/>
      <w:sz w:val="20"/>
      <w:szCs w:val="20"/>
      <w:lang w:val="en-US"/>
    </w:rPr>
  </w:style>
  <w:style w:type="paragraph" w:styleId="Titre1">
    <w:name w:val="heading 1"/>
    <w:basedOn w:val="Normal"/>
    <w:next w:val="Normal"/>
    <w:link w:val="Titre1Car"/>
    <w:uiPriority w:val="9"/>
    <w:qFormat/>
    <w:rsid w:val="00FA3AD9"/>
    <w:pPr>
      <w:keepNext/>
      <w:keepLines/>
      <w:spacing w:before="480"/>
      <w:ind w:left="1056" w:right="34"/>
      <w:outlineLvl w:val="0"/>
    </w:pPr>
    <w:rPr>
      <w:rFonts w:ascii="Univers CE 45 Light" w:eastAsiaTheme="majorEastAsia" w:hAnsi="Univers CE 45 Light" w:cstheme="majorBidi"/>
      <w:b/>
      <w:bCs/>
      <w:sz w:val="27"/>
      <w:szCs w:val="27"/>
    </w:rPr>
  </w:style>
  <w:style w:type="paragraph" w:styleId="Titre2">
    <w:name w:val="heading 2"/>
    <w:basedOn w:val="Normal"/>
    <w:next w:val="Normal"/>
    <w:link w:val="Titre2Car"/>
    <w:uiPriority w:val="9"/>
    <w:unhideWhenUsed/>
    <w:qFormat/>
    <w:rsid w:val="00FA3AD9"/>
    <w:pPr>
      <w:keepNext/>
      <w:keepLines/>
      <w:spacing w:before="200"/>
      <w:ind w:left="851"/>
      <w:outlineLvl w:val="1"/>
    </w:pPr>
    <w:rPr>
      <w:rFonts w:ascii="Univers LT 55" w:eastAsiaTheme="majorEastAsia" w:hAnsi="Univers LT 55" w:cstheme="majorBidi"/>
      <w:bCs/>
      <w:sz w:val="26"/>
      <w:szCs w:val="26"/>
    </w:rPr>
  </w:style>
  <w:style w:type="paragraph" w:styleId="Titre3">
    <w:name w:val="heading 3"/>
    <w:basedOn w:val="Normal"/>
    <w:next w:val="Normal"/>
    <w:link w:val="Titre3Car"/>
    <w:uiPriority w:val="9"/>
    <w:unhideWhenUsed/>
    <w:qFormat/>
    <w:rsid w:val="004D7DD6"/>
    <w:pPr>
      <w:keepNext/>
      <w:keepLines/>
      <w:spacing w:before="200"/>
      <w:outlineLvl w:val="2"/>
    </w:pPr>
    <w:rPr>
      <w:rFonts w:asciiTheme="majorHAnsi" w:eastAsiaTheme="majorEastAsia" w:hAnsiTheme="majorHAnsi" w:cstheme="majorBidi"/>
      <w:b/>
      <w:bCs/>
      <w:color w:val="E20026"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3AD9"/>
    <w:rPr>
      <w:rFonts w:ascii="Univers CE 45 Light" w:eastAsiaTheme="majorEastAsia" w:hAnsi="Univers CE 45 Light" w:cstheme="majorBidi"/>
      <w:b/>
      <w:bCs/>
      <w:sz w:val="27"/>
      <w:szCs w:val="27"/>
      <w:lang w:val="en-US"/>
    </w:rPr>
  </w:style>
  <w:style w:type="paragraph" w:styleId="Paragraphedeliste">
    <w:name w:val="List Paragraph"/>
    <w:basedOn w:val="Normal"/>
    <w:uiPriority w:val="34"/>
    <w:qFormat/>
    <w:rsid w:val="007E1CA7"/>
    <w:pPr>
      <w:ind w:left="720"/>
      <w:contextualSpacing/>
    </w:pPr>
  </w:style>
  <w:style w:type="paragraph" w:styleId="Textedebulles">
    <w:name w:val="Balloon Text"/>
    <w:basedOn w:val="Normal"/>
    <w:link w:val="TextedebullesCar"/>
    <w:uiPriority w:val="99"/>
    <w:semiHidden/>
    <w:unhideWhenUsed/>
    <w:rsid w:val="004D6E78"/>
    <w:rPr>
      <w:rFonts w:ascii="Tahoma" w:hAnsi="Tahoma" w:cs="Tahoma"/>
      <w:sz w:val="16"/>
      <w:szCs w:val="16"/>
    </w:rPr>
  </w:style>
  <w:style w:type="character" w:customStyle="1" w:styleId="TextedebullesCar">
    <w:name w:val="Texte de bulles Car"/>
    <w:basedOn w:val="Policepardfaut"/>
    <w:link w:val="Textedebulles"/>
    <w:uiPriority w:val="99"/>
    <w:semiHidden/>
    <w:rsid w:val="004D6E78"/>
    <w:rPr>
      <w:rFonts w:ascii="Tahoma" w:hAnsi="Tahoma" w:cs="Tahoma"/>
      <w:sz w:val="16"/>
      <w:szCs w:val="16"/>
    </w:rPr>
  </w:style>
  <w:style w:type="character" w:styleId="Appelnotedebasdep">
    <w:name w:val="footnote reference"/>
    <w:basedOn w:val="Policepardfaut"/>
    <w:semiHidden/>
    <w:rsid w:val="00CB68FD"/>
    <w:rPr>
      <w:vertAlign w:val="superscript"/>
    </w:rPr>
  </w:style>
  <w:style w:type="paragraph" w:customStyle="1" w:styleId="Author">
    <w:name w:val="Author"/>
    <w:basedOn w:val="Normal"/>
    <w:rsid w:val="009445B5"/>
    <w:pPr>
      <w:spacing w:after="80"/>
      <w:jc w:val="center"/>
    </w:pPr>
    <w:rPr>
      <w:sz w:val="24"/>
    </w:rPr>
  </w:style>
  <w:style w:type="paragraph" w:styleId="Notedebasdepage">
    <w:name w:val="footnote text"/>
    <w:basedOn w:val="Normal"/>
    <w:link w:val="NotedebasdepageCar"/>
    <w:semiHidden/>
    <w:rsid w:val="00CB68FD"/>
    <w:pPr>
      <w:spacing w:before="120" w:after="120"/>
      <w:ind w:left="708"/>
      <w:jc w:val="left"/>
    </w:pPr>
    <w:rPr>
      <w:rFonts w:ascii="Univers CE 45 Light" w:hAnsi="Univers CE 45 Light"/>
      <w:szCs w:val="18"/>
    </w:rPr>
  </w:style>
  <w:style w:type="character" w:customStyle="1" w:styleId="NotedebasdepageCar">
    <w:name w:val="Note de bas de page Car"/>
    <w:basedOn w:val="Policepardfaut"/>
    <w:link w:val="Notedebasdepage"/>
    <w:semiHidden/>
    <w:rsid w:val="00CB68FD"/>
    <w:rPr>
      <w:rFonts w:ascii="Univers CE 45 Light" w:eastAsia="Times New Roman" w:hAnsi="Univers CE 45 Light" w:cs="Times New Roman"/>
      <w:sz w:val="20"/>
      <w:szCs w:val="18"/>
      <w:lang w:val="en-US"/>
    </w:rPr>
  </w:style>
  <w:style w:type="paragraph" w:styleId="En-tte">
    <w:name w:val="header"/>
    <w:basedOn w:val="Normal"/>
    <w:link w:val="En-tteCar"/>
    <w:uiPriority w:val="99"/>
    <w:unhideWhenUsed/>
    <w:rsid w:val="00E510FF"/>
    <w:pPr>
      <w:tabs>
        <w:tab w:val="center" w:pos="4536"/>
        <w:tab w:val="right" w:pos="9072"/>
      </w:tabs>
    </w:pPr>
  </w:style>
  <w:style w:type="character" w:customStyle="1" w:styleId="En-tteCar">
    <w:name w:val="En-tête Car"/>
    <w:basedOn w:val="Policepardfaut"/>
    <w:link w:val="En-tte"/>
    <w:uiPriority w:val="99"/>
    <w:rsid w:val="00E510FF"/>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E510FF"/>
    <w:pPr>
      <w:tabs>
        <w:tab w:val="center" w:pos="4536"/>
        <w:tab w:val="right" w:pos="9072"/>
      </w:tabs>
    </w:pPr>
  </w:style>
  <w:style w:type="character" w:customStyle="1" w:styleId="PieddepageCar">
    <w:name w:val="Pied de page Car"/>
    <w:basedOn w:val="Policepardfaut"/>
    <w:link w:val="Pieddepage"/>
    <w:uiPriority w:val="99"/>
    <w:rsid w:val="00E510FF"/>
    <w:rPr>
      <w:rFonts w:ascii="Times New Roman" w:eastAsia="Times New Roman" w:hAnsi="Times New Roman" w:cs="Times New Roman"/>
      <w:sz w:val="20"/>
      <w:szCs w:val="20"/>
      <w:lang w:val="en-US"/>
    </w:rPr>
  </w:style>
  <w:style w:type="character" w:customStyle="1" w:styleId="Titre2Car">
    <w:name w:val="Titre 2 Car"/>
    <w:basedOn w:val="Policepardfaut"/>
    <w:link w:val="Titre2"/>
    <w:uiPriority w:val="9"/>
    <w:rsid w:val="00FA3AD9"/>
    <w:rPr>
      <w:rFonts w:ascii="Univers LT 55" w:eastAsiaTheme="majorEastAsia" w:hAnsi="Univers LT 55" w:cstheme="majorBidi"/>
      <w:bCs/>
      <w:sz w:val="26"/>
      <w:szCs w:val="26"/>
      <w:lang w:val="en-US"/>
    </w:rPr>
  </w:style>
  <w:style w:type="paragraph" w:styleId="Lgende">
    <w:name w:val="caption"/>
    <w:basedOn w:val="Normal"/>
    <w:next w:val="Normal"/>
    <w:qFormat/>
    <w:rsid w:val="00670B71"/>
    <w:pPr>
      <w:spacing w:before="120" w:after="120"/>
      <w:jc w:val="center"/>
    </w:pPr>
    <w:rPr>
      <w:b/>
    </w:rPr>
  </w:style>
  <w:style w:type="paragraph" w:customStyle="1" w:styleId="CitationBiblio">
    <w:name w:val="CitationBiblio"/>
    <w:basedOn w:val="Normal"/>
    <w:next w:val="Normal"/>
    <w:rsid w:val="00670B71"/>
    <w:pPr>
      <w:spacing w:before="40" w:line="240" w:lineRule="atLeast"/>
    </w:pPr>
    <w:rPr>
      <w:snapToGrid w:val="0"/>
      <w:sz w:val="18"/>
      <w:lang w:eastAsia="fr-FR"/>
    </w:rPr>
  </w:style>
  <w:style w:type="character" w:styleId="Textedelespacerserv">
    <w:name w:val="Placeholder Text"/>
    <w:basedOn w:val="Policepardfaut"/>
    <w:uiPriority w:val="99"/>
    <w:semiHidden/>
    <w:rsid w:val="00661EBC"/>
    <w:rPr>
      <w:color w:val="808080"/>
    </w:rPr>
  </w:style>
  <w:style w:type="character" w:styleId="Lienhypertexte">
    <w:name w:val="Hyperlink"/>
    <w:basedOn w:val="Policepardfaut"/>
    <w:uiPriority w:val="99"/>
    <w:unhideWhenUsed/>
    <w:rsid w:val="00405A82"/>
    <w:rPr>
      <w:color w:val="00449E" w:themeColor="hyperlink"/>
      <w:u w:val="single"/>
    </w:rPr>
  </w:style>
  <w:style w:type="paragraph" w:styleId="PrformatHTML">
    <w:name w:val="HTML Preformatted"/>
    <w:basedOn w:val="Normal"/>
    <w:link w:val="PrformatHTMLCar"/>
    <w:uiPriority w:val="99"/>
    <w:unhideWhenUsed/>
    <w:rsid w:val="00A9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fr-FR" w:eastAsia="fr-FR"/>
    </w:rPr>
  </w:style>
  <w:style w:type="character" w:customStyle="1" w:styleId="PrformatHTMLCar">
    <w:name w:val="Préformaté HTML Car"/>
    <w:basedOn w:val="Policepardfaut"/>
    <w:link w:val="PrformatHTML"/>
    <w:uiPriority w:val="99"/>
    <w:rsid w:val="00A915A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915A8"/>
    <w:rPr>
      <w:rFonts w:ascii="Courier New" w:eastAsia="Times New Roman" w:hAnsi="Courier New" w:cs="Courier New"/>
      <w:sz w:val="20"/>
      <w:szCs w:val="20"/>
    </w:rPr>
  </w:style>
  <w:style w:type="paragraph" w:styleId="TM1">
    <w:name w:val="toc 1"/>
    <w:basedOn w:val="Normal"/>
    <w:next w:val="Normal"/>
    <w:autoRedefine/>
    <w:uiPriority w:val="39"/>
    <w:unhideWhenUsed/>
    <w:rsid w:val="00A14A96"/>
    <w:pPr>
      <w:tabs>
        <w:tab w:val="left" w:pos="709"/>
        <w:tab w:val="right" w:leader="dot" w:pos="10514"/>
      </w:tabs>
      <w:spacing w:after="100"/>
      <w:ind w:left="425"/>
    </w:pPr>
  </w:style>
  <w:style w:type="paragraph" w:styleId="TM2">
    <w:name w:val="toc 2"/>
    <w:basedOn w:val="Normal"/>
    <w:next w:val="Normal"/>
    <w:autoRedefine/>
    <w:uiPriority w:val="39"/>
    <w:unhideWhenUsed/>
    <w:rsid w:val="008C22C5"/>
    <w:pPr>
      <w:spacing w:after="100"/>
      <w:ind w:left="200"/>
    </w:pPr>
  </w:style>
  <w:style w:type="paragraph" w:styleId="En-ttedetabledesmatires">
    <w:name w:val="TOC Heading"/>
    <w:basedOn w:val="Titre1"/>
    <w:next w:val="Normal"/>
    <w:uiPriority w:val="39"/>
    <w:semiHidden/>
    <w:unhideWhenUsed/>
    <w:qFormat/>
    <w:rsid w:val="00FA3AD9"/>
    <w:pPr>
      <w:spacing w:line="276" w:lineRule="auto"/>
      <w:ind w:left="0" w:right="0"/>
      <w:jc w:val="left"/>
      <w:outlineLvl w:val="9"/>
    </w:pPr>
    <w:rPr>
      <w:rFonts w:asciiTheme="majorHAnsi" w:hAnsiTheme="majorHAnsi"/>
      <w:color w:val="A9001B" w:themeColor="accent1" w:themeShade="BF"/>
      <w:sz w:val="28"/>
      <w:szCs w:val="28"/>
      <w:lang w:val="fr-FR"/>
    </w:rPr>
  </w:style>
  <w:style w:type="paragraph" w:styleId="TM3">
    <w:name w:val="toc 3"/>
    <w:basedOn w:val="Normal"/>
    <w:next w:val="Normal"/>
    <w:autoRedefine/>
    <w:uiPriority w:val="39"/>
    <w:unhideWhenUsed/>
    <w:qFormat/>
    <w:rsid w:val="00FA3AD9"/>
    <w:pPr>
      <w:spacing w:after="100" w:line="276" w:lineRule="auto"/>
      <w:ind w:left="440"/>
      <w:jc w:val="left"/>
    </w:pPr>
    <w:rPr>
      <w:rFonts w:asciiTheme="minorHAnsi" w:eastAsiaTheme="minorEastAsia" w:hAnsiTheme="minorHAnsi" w:cstheme="minorBidi"/>
      <w:sz w:val="22"/>
      <w:szCs w:val="22"/>
      <w:lang w:val="fr-FR"/>
    </w:rPr>
  </w:style>
  <w:style w:type="paragraph" w:styleId="Notedefin">
    <w:name w:val="endnote text"/>
    <w:basedOn w:val="Normal"/>
    <w:link w:val="NotedefinCar"/>
    <w:uiPriority w:val="99"/>
    <w:semiHidden/>
    <w:unhideWhenUsed/>
    <w:rsid w:val="00CB68FD"/>
  </w:style>
  <w:style w:type="character" w:customStyle="1" w:styleId="NotedefinCar">
    <w:name w:val="Note de fin Car"/>
    <w:basedOn w:val="Policepardfaut"/>
    <w:link w:val="Notedefin"/>
    <w:uiPriority w:val="99"/>
    <w:semiHidden/>
    <w:rsid w:val="00CB68FD"/>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CB68FD"/>
    <w:rPr>
      <w:vertAlign w:val="superscript"/>
    </w:rPr>
  </w:style>
  <w:style w:type="table" w:styleId="Grilledutableau">
    <w:name w:val="Table Grid"/>
    <w:basedOn w:val="TableauNormal"/>
    <w:uiPriority w:val="59"/>
    <w:rsid w:val="001D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moyenne3-Accent5">
    <w:name w:val="Medium Grid 3 Accent 5"/>
    <w:basedOn w:val="TableauNormal"/>
    <w:uiPriority w:val="69"/>
    <w:rsid w:val="00A37D2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DE1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6D8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6D8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6D8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6D8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C2D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C2D8" w:themeFill="accent5" w:themeFillTint="7F"/>
      </w:tcPr>
    </w:tblStylePr>
  </w:style>
  <w:style w:type="character" w:customStyle="1" w:styleId="Titre3Car">
    <w:name w:val="Titre 3 Car"/>
    <w:basedOn w:val="Policepardfaut"/>
    <w:link w:val="Titre3"/>
    <w:uiPriority w:val="9"/>
    <w:rsid w:val="004D7DD6"/>
    <w:rPr>
      <w:rFonts w:asciiTheme="majorHAnsi" w:eastAsiaTheme="majorEastAsia" w:hAnsiTheme="majorHAnsi" w:cstheme="majorBidi"/>
      <w:b/>
      <w:bCs/>
      <w:color w:val="E20026" w:themeColor="accent1"/>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5B5"/>
    <w:pPr>
      <w:spacing w:after="0" w:line="240" w:lineRule="auto"/>
      <w:jc w:val="both"/>
    </w:pPr>
    <w:rPr>
      <w:rFonts w:ascii="Times New Roman" w:eastAsia="Times New Roman" w:hAnsi="Times New Roman" w:cs="Times New Roman"/>
      <w:sz w:val="20"/>
      <w:szCs w:val="20"/>
      <w:lang w:val="en-US"/>
    </w:rPr>
  </w:style>
  <w:style w:type="paragraph" w:styleId="Titre1">
    <w:name w:val="heading 1"/>
    <w:basedOn w:val="Normal"/>
    <w:next w:val="Normal"/>
    <w:link w:val="Titre1Car"/>
    <w:uiPriority w:val="9"/>
    <w:qFormat/>
    <w:rsid w:val="00FA3AD9"/>
    <w:pPr>
      <w:keepNext/>
      <w:keepLines/>
      <w:spacing w:before="480"/>
      <w:ind w:left="1056" w:right="34"/>
      <w:outlineLvl w:val="0"/>
    </w:pPr>
    <w:rPr>
      <w:rFonts w:ascii="Univers CE 45 Light" w:eastAsiaTheme="majorEastAsia" w:hAnsi="Univers CE 45 Light" w:cstheme="majorBidi"/>
      <w:b/>
      <w:bCs/>
      <w:sz w:val="27"/>
      <w:szCs w:val="27"/>
    </w:rPr>
  </w:style>
  <w:style w:type="paragraph" w:styleId="Titre2">
    <w:name w:val="heading 2"/>
    <w:basedOn w:val="Normal"/>
    <w:next w:val="Normal"/>
    <w:link w:val="Titre2Car"/>
    <w:uiPriority w:val="9"/>
    <w:unhideWhenUsed/>
    <w:qFormat/>
    <w:rsid w:val="00FA3AD9"/>
    <w:pPr>
      <w:keepNext/>
      <w:keepLines/>
      <w:spacing w:before="200"/>
      <w:ind w:left="851"/>
      <w:outlineLvl w:val="1"/>
    </w:pPr>
    <w:rPr>
      <w:rFonts w:ascii="Univers LT 55" w:eastAsiaTheme="majorEastAsia" w:hAnsi="Univers LT 55" w:cstheme="majorBidi"/>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3AD9"/>
    <w:rPr>
      <w:rFonts w:ascii="Univers CE 45 Light" w:eastAsiaTheme="majorEastAsia" w:hAnsi="Univers CE 45 Light" w:cstheme="majorBidi"/>
      <w:b/>
      <w:bCs/>
      <w:sz w:val="27"/>
      <w:szCs w:val="27"/>
      <w:lang w:val="en-US"/>
    </w:rPr>
  </w:style>
  <w:style w:type="paragraph" w:styleId="Paragraphedeliste">
    <w:name w:val="List Paragraph"/>
    <w:basedOn w:val="Normal"/>
    <w:uiPriority w:val="34"/>
    <w:qFormat/>
    <w:rsid w:val="007E1CA7"/>
    <w:pPr>
      <w:ind w:left="720"/>
      <w:contextualSpacing/>
    </w:pPr>
  </w:style>
  <w:style w:type="paragraph" w:styleId="Textedebulles">
    <w:name w:val="Balloon Text"/>
    <w:basedOn w:val="Normal"/>
    <w:link w:val="TextedebullesCar"/>
    <w:uiPriority w:val="99"/>
    <w:semiHidden/>
    <w:unhideWhenUsed/>
    <w:rsid w:val="004D6E78"/>
    <w:rPr>
      <w:rFonts w:ascii="Tahoma" w:hAnsi="Tahoma" w:cs="Tahoma"/>
      <w:sz w:val="16"/>
      <w:szCs w:val="16"/>
    </w:rPr>
  </w:style>
  <w:style w:type="character" w:customStyle="1" w:styleId="TextedebullesCar">
    <w:name w:val="Texte de bulles Car"/>
    <w:basedOn w:val="Policepardfaut"/>
    <w:link w:val="Textedebulles"/>
    <w:uiPriority w:val="99"/>
    <w:semiHidden/>
    <w:rsid w:val="004D6E78"/>
    <w:rPr>
      <w:rFonts w:ascii="Tahoma" w:hAnsi="Tahoma" w:cs="Tahoma"/>
      <w:sz w:val="16"/>
      <w:szCs w:val="16"/>
    </w:rPr>
  </w:style>
  <w:style w:type="character" w:styleId="Appelnotedebasdep">
    <w:name w:val="footnote reference"/>
    <w:basedOn w:val="Policepardfaut"/>
    <w:semiHidden/>
    <w:rsid w:val="00CB68FD"/>
    <w:rPr>
      <w:vertAlign w:val="superscript"/>
    </w:rPr>
  </w:style>
  <w:style w:type="paragraph" w:customStyle="1" w:styleId="Author">
    <w:name w:val="Author"/>
    <w:basedOn w:val="Normal"/>
    <w:rsid w:val="009445B5"/>
    <w:pPr>
      <w:spacing w:after="80"/>
      <w:jc w:val="center"/>
    </w:pPr>
    <w:rPr>
      <w:sz w:val="24"/>
    </w:rPr>
  </w:style>
  <w:style w:type="paragraph" w:styleId="Notedebasdepage">
    <w:name w:val="footnote text"/>
    <w:basedOn w:val="Normal"/>
    <w:link w:val="NotedebasdepageCar"/>
    <w:semiHidden/>
    <w:rsid w:val="00CB68FD"/>
    <w:pPr>
      <w:spacing w:before="120" w:after="120"/>
      <w:ind w:left="708"/>
      <w:jc w:val="left"/>
    </w:pPr>
    <w:rPr>
      <w:rFonts w:ascii="Univers CE 45 Light" w:hAnsi="Univers CE 45 Light"/>
      <w:szCs w:val="18"/>
    </w:rPr>
  </w:style>
  <w:style w:type="character" w:customStyle="1" w:styleId="NotedebasdepageCar">
    <w:name w:val="Note de bas de page Car"/>
    <w:basedOn w:val="Policepardfaut"/>
    <w:link w:val="Notedebasdepage"/>
    <w:semiHidden/>
    <w:rsid w:val="00CB68FD"/>
    <w:rPr>
      <w:rFonts w:ascii="Univers CE 45 Light" w:eastAsia="Times New Roman" w:hAnsi="Univers CE 45 Light" w:cs="Times New Roman"/>
      <w:sz w:val="20"/>
      <w:szCs w:val="18"/>
      <w:lang w:val="en-US"/>
    </w:rPr>
  </w:style>
  <w:style w:type="paragraph" w:styleId="En-tte">
    <w:name w:val="header"/>
    <w:basedOn w:val="Normal"/>
    <w:link w:val="En-tteCar"/>
    <w:uiPriority w:val="99"/>
    <w:unhideWhenUsed/>
    <w:rsid w:val="00E510FF"/>
    <w:pPr>
      <w:tabs>
        <w:tab w:val="center" w:pos="4536"/>
        <w:tab w:val="right" w:pos="9072"/>
      </w:tabs>
    </w:pPr>
  </w:style>
  <w:style w:type="character" w:customStyle="1" w:styleId="En-tteCar">
    <w:name w:val="En-tête Car"/>
    <w:basedOn w:val="Policepardfaut"/>
    <w:link w:val="En-tte"/>
    <w:uiPriority w:val="99"/>
    <w:rsid w:val="00E510FF"/>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E510FF"/>
    <w:pPr>
      <w:tabs>
        <w:tab w:val="center" w:pos="4536"/>
        <w:tab w:val="right" w:pos="9072"/>
      </w:tabs>
    </w:pPr>
  </w:style>
  <w:style w:type="character" w:customStyle="1" w:styleId="PieddepageCar">
    <w:name w:val="Pied de page Car"/>
    <w:basedOn w:val="Policepardfaut"/>
    <w:link w:val="Pieddepage"/>
    <w:uiPriority w:val="99"/>
    <w:rsid w:val="00E510FF"/>
    <w:rPr>
      <w:rFonts w:ascii="Times New Roman" w:eastAsia="Times New Roman" w:hAnsi="Times New Roman" w:cs="Times New Roman"/>
      <w:sz w:val="20"/>
      <w:szCs w:val="20"/>
      <w:lang w:val="en-US"/>
    </w:rPr>
  </w:style>
  <w:style w:type="character" w:customStyle="1" w:styleId="Titre2Car">
    <w:name w:val="Titre 2 Car"/>
    <w:basedOn w:val="Policepardfaut"/>
    <w:link w:val="Titre2"/>
    <w:uiPriority w:val="9"/>
    <w:rsid w:val="00FA3AD9"/>
    <w:rPr>
      <w:rFonts w:ascii="Univers LT 55" w:eastAsiaTheme="majorEastAsia" w:hAnsi="Univers LT 55" w:cstheme="majorBidi"/>
      <w:bCs/>
      <w:sz w:val="26"/>
      <w:szCs w:val="26"/>
      <w:lang w:val="en-US"/>
    </w:rPr>
  </w:style>
  <w:style w:type="paragraph" w:styleId="Lgende">
    <w:name w:val="caption"/>
    <w:basedOn w:val="Normal"/>
    <w:next w:val="Normal"/>
    <w:qFormat/>
    <w:rsid w:val="00670B71"/>
    <w:pPr>
      <w:spacing w:before="120" w:after="120"/>
      <w:jc w:val="center"/>
    </w:pPr>
    <w:rPr>
      <w:b/>
    </w:rPr>
  </w:style>
  <w:style w:type="paragraph" w:customStyle="1" w:styleId="CitationBiblio">
    <w:name w:val="CitationBiblio"/>
    <w:basedOn w:val="Normal"/>
    <w:next w:val="Normal"/>
    <w:rsid w:val="00670B71"/>
    <w:pPr>
      <w:spacing w:before="40" w:line="240" w:lineRule="atLeast"/>
    </w:pPr>
    <w:rPr>
      <w:snapToGrid w:val="0"/>
      <w:sz w:val="18"/>
      <w:lang w:eastAsia="fr-FR"/>
    </w:rPr>
  </w:style>
  <w:style w:type="character" w:styleId="Textedelespacerserv">
    <w:name w:val="Placeholder Text"/>
    <w:basedOn w:val="Policepardfaut"/>
    <w:uiPriority w:val="99"/>
    <w:semiHidden/>
    <w:rsid w:val="00661EBC"/>
    <w:rPr>
      <w:color w:val="808080"/>
    </w:rPr>
  </w:style>
  <w:style w:type="character" w:styleId="Lienhypertexte">
    <w:name w:val="Hyperlink"/>
    <w:basedOn w:val="Policepardfaut"/>
    <w:uiPriority w:val="99"/>
    <w:unhideWhenUsed/>
    <w:rsid w:val="00405A82"/>
    <w:rPr>
      <w:color w:val="00449E" w:themeColor="hyperlink"/>
      <w:u w:val="single"/>
    </w:rPr>
  </w:style>
  <w:style w:type="paragraph" w:styleId="PrformatHTML">
    <w:name w:val="HTML Preformatted"/>
    <w:basedOn w:val="Normal"/>
    <w:link w:val="PrformatHTMLCar"/>
    <w:uiPriority w:val="99"/>
    <w:unhideWhenUsed/>
    <w:rsid w:val="00A9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fr-FR" w:eastAsia="fr-FR"/>
    </w:rPr>
  </w:style>
  <w:style w:type="character" w:customStyle="1" w:styleId="PrformatHTMLCar">
    <w:name w:val="Préformaté HTML Car"/>
    <w:basedOn w:val="Policepardfaut"/>
    <w:link w:val="PrformatHTML"/>
    <w:uiPriority w:val="99"/>
    <w:rsid w:val="00A915A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915A8"/>
    <w:rPr>
      <w:rFonts w:ascii="Courier New" w:eastAsia="Times New Roman" w:hAnsi="Courier New" w:cs="Courier New"/>
      <w:sz w:val="20"/>
      <w:szCs w:val="20"/>
    </w:rPr>
  </w:style>
  <w:style w:type="paragraph" w:styleId="TM1">
    <w:name w:val="toc 1"/>
    <w:basedOn w:val="Normal"/>
    <w:next w:val="Normal"/>
    <w:autoRedefine/>
    <w:uiPriority w:val="39"/>
    <w:unhideWhenUsed/>
    <w:rsid w:val="00E76AF3"/>
    <w:pPr>
      <w:tabs>
        <w:tab w:val="left" w:pos="709"/>
        <w:tab w:val="right" w:leader="dot" w:pos="10514"/>
      </w:tabs>
      <w:spacing w:after="100"/>
      <w:ind w:left="425"/>
    </w:pPr>
  </w:style>
  <w:style w:type="paragraph" w:styleId="TM2">
    <w:name w:val="toc 2"/>
    <w:basedOn w:val="Normal"/>
    <w:next w:val="Normal"/>
    <w:autoRedefine/>
    <w:uiPriority w:val="39"/>
    <w:unhideWhenUsed/>
    <w:rsid w:val="008C22C5"/>
    <w:pPr>
      <w:spacing w:after="100"/>
      <w:ind w:left="200"/>
    </w:pPr>
  </w:style>
  <w:style w:type="paragraph" w:styleId="En-ttedetabledesmatires">
    <w:name w:val="TOC Heading"/>
    <w:basedOn w:val="Titre1"/>
    <w:next w:val="Normal"/>
    <w:uiPriority w:val="39"/>
    <w:semiHidden/>
    <w:unhideWhenUsed/>
    <w:qFormat/>
    <w:rsid w:val="00FA3AD9"/>
    <w:pPr>
      <w:spacing w:line="276" w:lineRule="auto"/>
      <w:ind w:left="0" w:right="0"/>
      <w:jc w:val="left"/>
      <w:outlineLvl w:val="9"/>
    </w:pPr>
    <w:rPr>
      <w:rFonts w:asciiTheme="majorHAnsi" w:hAnsiTheme="majorHAnsi"/>
      <w:color w:val="A9001B" w:themeColor="accent1" w:themeShade="BF"/>
      <w:sz w:val="28"/>
      <w:szCs w:val="28"/>
      <w:lang w:val="fr-FR"/>
    </w:rPr>
  </w:style>
  <w:style w:type="paragraph" w:styleId="TM3">
    <w:name w:val="toc 3"/>
    <w:basedOn w:val="Normal"/>
    <w:next w:val="Normal"/>
    <w:autoRedefine/>
    <w:uiPriority w:val="39"/>
    <w:semiHidden/>
    <w:unhideWhenUsed/>
    <w:qFormat/>
    <w:rsid w:val="00FA3AD9"/>
    <w:pPr>
      <w:spacing w:after="100" w:line="276" w:lineRule="auto"/>
      <w:ind w:left="440"/>
      <w:jc w:val="left"/>
    </w:pPr>
    <w:rPr>
      <w:rFonts w:asciiTheme="minorHAnsi" w:eastAsiaTheme="minorEastAsia" w:hAnsiTheme="minorHAnsi" w:cstheme="minorBidi"/>
      <w:sz w:val="22"/>
      <w:szCs w:val="22"/>
      <w:lang w:val="fr-FR"/>
    </w:rPr>
  </w:style>
  <w:style w:type="paragraph" w:styleId="Notedefin">
    <w:name w:val="endnote text"/>
    <w:basedOn w:val="Normal"/>
    <w:link w:val="NotedefinCar"/>
    <w:uiPriority w:val="99"/>
    <w:semiHidden/>
    <w:unhideWhenUsed/>
    <w:rsid w:val="00CB68FD"/>
  </w:style>
  <w:style w:type="character" w:customStyle="1" w:styleId="NotedefinCar">
    <w:name w:val="Note de fin Car"/>
    <w:basedOn w:val="Policepardfaut"/>
    <w:link w:val="Notedefin"/>
    <w:uiPriority w:val="99"/>
    <w:semiHidden/>
    <w:rsid w:val="00CB68FD"/>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CB68FD"/>
    <w:rPr>
      <w:vertAlign w:val="superscript"/>
    </w:rPr>
  </w:style>
  <w:style w:type="table" w:styleId="Grilledutableau">
    <w:name w:val="Table Grid"/>
    <w:basedOn w:val="TableauNormal"/>
    <w:uiPriority w:val="59"/>
    <w:rsid w:val="001D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moyenne3-Accent5">
    <w:name w:val="Medium Grid 3 Accent 5"/>
    <w:basedOn w:val="TableauNormal"/>
    <w:uiPriority w:val="69"/>
    <w:rsid w:val="00A37D2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DE1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6D8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6D8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6D8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6D8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C2D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C2D8" w:themeFill="accent5" w:themeFillTint="7F"/>
      </w:tcPr>
    </w:tblStylePr>
  </w:style>
</w:styles>
</file>

<file path=word/webSettings.xml><?xml version="1.0" encoding="utf-8"?>
<w:webSettings xmlns:r="http://schemas.openxmlformats.org/officeDocument/2006/relationships" xmlns:w="http://schemas.openxmlformats.org/wordprocessingml/2006/main">
  <w:divs>
    <w:div w:id="350911493">
      <w:bodyDiv w:val="1"/>
      <w:marLeft w:val="0"/>
      <w:marRight w:val="0"/>
      <w:marTop w:val="0"/>
      <w:marBottom w:val="0"/>
      <w:divBdr>
        <w:top w:val="none" w:sz="0" w:space="0" w:color="auto"/>
        <w:left w:val="none" w:sz="0" w:space="0" w:color="auto"/>
        <w:bottom w:val="none" w:sz="0" w:space="0" w:color="auto"/>
        <w:right w:val="none" w:sz="0" w:space="0" w:color="auto"/>
      </w:divBdr>
    </w:div>
    <w:div w:id="934245776">
      <w:bodyDiv w:val="1"/>
      <w:marLeft w:val="0"/>
      <w:marRight w:val="0"/>
      <w:marTop w:val="0"/>
      <w:marBottom w:val="0"/>
      <w:divBdr>
        <w:top w:val="none" w:sz="0" w:space="0" w:color="auto"/>
        <w:left w:val="none" w:sz="0" w:space="0" w:color="auto"/>
        <w:bottom w:val="none" w:sz="0" w:space="0" w:color="auto"/>
        <w:right w:val="none" w:sz="0" w:space="0" w:color="auto"/>
      </w:divBdr>
    </w:div>
    <w:div w:id="1175995182">
      <w:bodyDiv w:val="1"/>
      <w:marLeft w:val="0"/>
      <w:marRight w:val="0"/>
      <w:marTop w:val="0"/>
      <w:marBottom w:val="0"/>
      <w:divBdr>
        <w:top w:val="none" w:sz="0" w:space="0" w:color="auto"/>
        <w:left w:val="none" w:sz="0" w:space="0" w:color="auto"/>
        <w:bottom w:val="none" w:sz="0" w:space="0" w:color="auto"/>
        <w:right w:val="none" w:sz="0" w:space="0" w:color="auto"/>
      </w:divBdr>
    </w:div>
    <w:div w:id="195035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eader" Target="header4.xml"/><Relationship Id="rId23"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tin\AppData\Local\Temp\$$_A3EF\rt-grenob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78DE8EACDA34CAE90F953B66A8A0FDF"/>
        <w:category>
          <w:name w:val="Général"/>
          <w:gallery w:val="placeholder"/>
        </w:category>
        <w:types>
          <w:type w:val="bbPlcHdr"/>
        </w:types>
        <w:behaviors>
          <w:behavior w:val="content"/>
        </w:behaviors>
        <w:guid w:val="{5A8E9C03-D3E6-4CB0-8F52-8E55F481A5C9}"/>
      </w:docPartPr>
      <w:docPartBody>
        <w:p w:rsidR="00A02AEA" w:rsidRDefault="00874BBB">
          <w:pPr>
            <w:pStyle w:val="078DE8EACDA34CAE90F953B66A8A0FDF"/>
          </w:pPr>
          <w:r w:rsidRPr="002F320F">
            <w:rPr>
              <w:rStyle w:val="Textedelespacerserv"/>
            </w:rPr>
            <w:t>[Titre ]</w:t>
          </w:r>
        </w:p>
      </w:docPartBody>
    </w:docPart>
    <w:docPart>
      <w:docPartPr>
        <w:name w:val="D5FC0228213A41CFA85EBDDE8C9062B2"/>
        <w:category>
          <w:name w:val="Général"/>
          <w:gallery w:val="placeholder"/>
        </w:category>
        <w:types>
          <w:type w:val="bbPlcHdr"/>
        </w:types>
        <w:behaviors>
          <w:behavior w:val="content"/>
        </w:behaviors>
        <w:guid w:val="{B17C0467-8100-4D02-8B85-7CF14F6BC8D5}"/>
      </w:docPartPr>
      <w:docPartBody>
        <w:p w:rsidR="00A02AEA" w:rsidRDefault="00874BBB">
          <w:pPr>
            <w:pStyle w:val="D5FC0228213A41CFA85EBDDE8C9062B2"/>
          </w:pPr>
          <w:r w:rsidRPr="000B4C11">
            <w:rPr>
              <w:rFonts w:ascii="Univers CE 45 Light" w:hAnsi="Univers CE 45 Light"/>
              <w:sz w:val="24"/>
              <w:szCs w:val="54"/>
            </w:rPr>
            <w:t>Prénom Nom</w:t>
          </w:r>
        </w:p>
      </w:docPartBody>
    </w:docPart>
    <w:docPart>
      <w:docPartPr>
        <w:name w:val="FD6DD10CFEEC4D5B9EF7A25D73E16B65"/>
        <w:category>
          <w:name w:val="Général"/>
          <w:gallery w:val="placeholder"/>
        </w:category>
        <w:types>
          <w:type w:val="bbPlcHdr"/>
        </w:types>
        <w:behaviors>
          <w:behavior w:val="content"/>
        </w:behaviors>
        <w:guid w:val="{D200A8A7-75C2-4B29-A832-E7592F83A2C6}"/>
      </w:docPartPr>
      <w:docPartBody>
        <w:p w:rsidR="00A02AEA" w:rsidRDefault="00874BBB">
          <w:pPr>
            <w:pStyle w:val="FD6DD10CFEEC4D5B9EF7A25D73E16B65"/>
          </w:pPr>
          <w:r w:rsidRPr="000B4C11">
            <w:rPr>
              <w:rFonts w:ascii="Univers CE 45 Light" w:hAnsi="Univers CE 45 Light"/>
              <w:sz w:val="24"/>
              <w:szCs w:val="54"/>
            </w:rPr>
            <w:t>Prénom Nom</w:t>
          </w:r>
        </w:p>
      </w:docPartBody>
    </w:docPart>
    <w:docPart>
      <w:docPartPr>
        <w:name w:val="302A2B8F996D4263903AAE07D0D1E179"/>
        <w:category>
          <w:name w:val="Général"/>
          <w:gallery w:val="placeholder"/>
        </w:category>
        <w:types>
          <w:type w:val="bbPlcHdr"/>
        </w:types>
        <w:behaviors>
          <w:behavior w:val="content"/>
        </w:behaviors>
        <w:guid w:val="{298277A8-E9FE-420E-A98A-EF3BFDD28189}"/>
      </w:docPartPr>
      <w:docPartBody>
        <w:p w:rsidR="00A02AEA" w:rsidRDefault="00874BBB">
          <w:pPr>
            <w:pStyle w:val="302A2B8F996D4263903AAE07D0D1E179"/>
          </w:pPr>
          <w:r w:rsidRPr="000B4C11">
            <w:rPr>
              <w:rFonts w:ascii="Univers CE 45 Light" w:hAnsi="Univers CE 45 Light"/>
              <w:sz w:val="24"/>
              <w:szCs w:val="54"/>
            </w:rPr>
            <w:t>XX</w:t>
          </w:r>
        </w:p>
      </w:docPartBody>
    </w:docPart>
    <w:docPart>
      <w:docPartPr>
        <w:name w:val="F7B51C9DD6E443FB9DAFAFACA8AADD0F"/>
        <w:category>
          <w:name w:val="Général"/>
          <w:gallery w:val="placeholder"/>
        </w:category>
        <w:types>
          <w:type w:val="bbPlcHdr"/>
        </w:types>
        <w:behaviors>
          <w:behavior w:val="content"/>
        </w:behaviors>
        <w:guid w:val="{6D448993-DE65-415E-8C35-8F42CFDD9B36}"/>
      </w:docPartPr>
      <w:docPartBody>
        <w:p w:rsidR="00A02AEA" w:rsidRDefault="00874BBB">
          <w:pPr>
            <w:pStyle w:val="F7B51C9DD6E443FB9DAFAFACA8AADD0F"/>
          </w:pPr>
          <w:r w:rsidRPr="000B4C11">
            <w:rPr>
              <w:rFonts w:ascii="Univers 57 Condensed" w:hAnsi="Univers 57 Condensed"/>
              <w:sz w:val="21"/>
              <w:szCs w:val="21"/>
            </w:rPr>
            <w:t>9999</w:t>
          </w:r>
        </w:p>
      </w:docPartBody>
    </w:docPart>
    <w:docPart>
      <w:docPartPr>
        <w:name w:val="5995C62859FB4866AFF561E3159EADC2"/>
        <w:category>
          <w:name w:val="Général"/>
          <w:gallery w:val="placeholder"/>
        </w:category>
        <w:types>
          <w:type w:val="bbPlcHdr"/>
        </w:types>
        <w:behaviors>
          <w:behavior w:val="content"/>
        </w:behaviors>
        <w:guid w:val="{BC0522AA-5881-44BA-A7E5-06A1F1C66CF1}"/>
      </w:docPartPr>
      <w:docPartBody>
        <w:p w:rsidR="00A02AEA" w:rsidRDefault="00874BBB">
          <w:pPr>
            <w:pStyle w:val="5995C62859FB4866AFF561E3159EADC2"/>
          </w:pPr>
          <w:r w:rsidRPr="000B4C11">
            <w:rPr>
              <w:rFonts w:ascii="Univers 57 Condensed" w:hAnsi="Univers 57 Condensed"/>
              <w:szCs w:val="21"/>
            </w:rPr>
            <w:t>March 2012</w:t>
          </w:r>
          <w:r w:rsidRPr="000B4C11">
            <w:rPr>
              <w:rStyle w:val="Textedelespacerserv"/>
              <w:rFonts w:eastAsiaTheme="minorHAnsi"/>
              <w:sz w:val="18"/>
            </w:rPr>
            <w:t xml:space="preserve"> </w:t>
          </w:r>
        </w:p>
      </w:docPartBody>
    </w:docPart>
    <w:docPart>
      <w:docPartPr>
        <w:name w:val="CB22DE24F109488DAE7854B38BE4B33A"/>
        <w:category>
          <w:name w:val="Général"/>
          <w:gallery w:val="placeholder"/>
        </w:category>
        <w:types>
          <w:type w:val="bbPlcHdr"/>
        </w:types>
        <w:behaviors>
          <w:behavior w:val="content"/>
        </w:behaviors>
        <w:guid w:val="{94A6800D-D0EC-40B8-B879-3703186BD76A}"/>
      </w:docPartPr>
      <w:docPartBody>
        <w:p w:rsidR="00A02AEA" w:rsidRDefault="00874BBB">
          <w:pPr>
            <w:pStyle w:val="CB22DE24F109488DAE7854B38BE4B33A"/>
          </w:pPr>
          <w:r>
            <w:rPr>
              <w:rFonts w:ascii="Univers CE 45 Light" w:hAnsi="Univers CE 45 Light"/>
              <w:sz w:val="24"/>
              <w:szCs w:val="54"/>
            </w:rPr>
            <w:t>99</w:t>
          </w:r>
        </w:p>
      </w:docPartBody>
    </w:docPart>
    <w:docPart>
      <w:docPartPr>
        <w:name w:val="98BE4B067DE24494950D5D8984F6BEF4"/>
        <w:category>
          <w:name w:val="Général"/>
          <w:gallery w:val="placeholder"/>
        </w:category>
        <w:types>
          <w:type w:val="bbPlcHdr"/>
        </w:types>
        <w:behaviors>
          <w:behavior w:val="content"/>
        </w:behaviors>
        <w:guid w:val="{25672C7C-A05A-4CAB-9500-4F3860855844}"/>
      </w:docPartPr>
      <w:docPartBody>
        <w:p w:rsidR="00A02AEA" w:rsidRDefault="00874BBB">
          <w:pPr>
            <w:pStyle w:val="98BE4B067DE24494950D5D8984F6BEF4"/>
          </w:pPr>
          <w:r w:rsidRPr="002F320F">
            <w:rPr>
              <w:rStyle w:val="Textedelespacerserv"/>
            </w:rPr>
            <w:t>[Titre ]</w:t>
          </w:r>
        </w:p>
      </w:docPartBody>
    </w:docPart>
    <w:docPart>
      <w:docPartPr>
        <w:name w:val="2E7337D571E34048960E33784E0F44E6"/>
        <w:category>
          <w:name w:val="Général"/>
          <w:gallery w:val="placeholder"/>
        </w:category>
        <w:types>
          <w:type w:val="bbPlcHdr"/>
        </w:types>
        <w:behaviors>
          <w:behavior w:val="content"/>
        </w:behaviors>
        <w:guid w:val="{12BA6DCB-EECA-4A83-8BA7-0E7DC431A5A7}"/>
      </w:docPartPr>
      <w:docPartBody>
        <w:p w:rsidR="00A02AEA" w:rsidRDefault="00874BBB">
          <w:pPr>
            <w:pStyle w:val="2E7337D571E34048960E33784E0F44E6"/>
          </w:pPr>
          <w:r w:rsidRPr="00E6384E">
            <w:rPr>
              <w:rStyle w:val="Textedelespacerserv"/>
            </w:rPr>
            <w:t>[Résumé]</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Univers CE 45 Light">
    <w:altName w:val="Microsoft YaHei"/>
    <w:charset w:val="00"/>
    <w:family w:val="auto"/>
    <w:pitch w:val="variable"/>
    <w:sig w:usb0="00000001" w:usb1="00000000" w:usb2="00000000" w:usb3="00000000" w:csb0="00000003" w:csb1="00000000"/>
  </w:font>
  <w:font w:name="Univers LT 55">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Univers 57 Condensed">
    <w:panose1 w:val="00000000000000000000"/>
    <w:charset w:val="00"/>
    <w:family w:val="swiss"/>
    <w:notTrueType/>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Univers LT 45 Light">
    <w:altName w:val="Malgun Gothic"/>
    <w:charset w:val="00"/>
    <w:family w:val="auto"/>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10002FF" w:usb1="4000FCFF" w:usb2="00000009" w:usb3="00000000" w:csb0="0000019F" w:csb1="00000000"/>
  </w:font>
  <w:font w:name="NimbusSan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kAnnotations="0"/>
  <w:defaultTabStop w:val="708"/>
  <w:hyphenationZone w:val="425"/>
  <w:characterSpacingControl w:val="doNotCompress"/>
  <w:compat>
    <w:useFELayout/>
  </w:compat>
  <w:rsids>
    <w:rsidRoot w:val="00A02AEA"/>
    <w:rsid w:val="00271566"/>
    <w:rsid w:val="00307C56"/>
    <w:rsid w:val="0031752F"/>
    <w:rsid w:val="00350778"/>
    <w:rsid w:val="006474EE"/>
    <w:rsid w:val="0085682E"/>
    <w:rsid w:val="00874BBB"/>
    <w:rsid w:val="00A02AEA"/>
    <w:rsid w:val="00A0470E"/>
    <w:rsid w:val="00B41D7C"/>
    <w:rsid w:val="00C15CFD"/>
    <w:rsid w:val="00C2120A"/>
    <w:rsid w:val="00CA69CC"/>
    <w:rsid w:val="00CD6276"/>
    <w:rsid w:val="00D67B92"/>
    <w:rsid w:val="00DA442A"/>
    <w:rsid w:val="00E22283"/>
    <w:rsid w:val="00E31FC6"/>
    <w:rsid w:val="00F44986"/>
    <w:rsid w:val="00FD714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4E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474EE"/>
    <w:rPr>
      <w:color w:val="808080"/>
    </w:rPr>
  </w:style>
  <w:style w:type="paragraph" w:customStyle="1" w:styleId="078DE8EACDA34CAE90F953B66A8A0FDF">
    <w:name w:val="078DE8EACDA34CAE90F953B66A8A0FDF"/>
    <w:rsid w:val="006474EE"/>
  </w:style>
  <w:style w:type="paragraph" w:customStyle="1" w:styleId="D5FC0228213A41CFA85EBDDE8C9062B2">
    <w:name w:val="D5FC0228213A41CFA85EBDDE8C9062B2"/>
    <w:rsid w:val="006474EE"/>
  </w:style>
  <w:style w:type="paragraph" w:customStyle="1" w:styleId="FD6DD10CFEEC4D5B9EF7A25D73E16B65">
    <w:name w:val="FD6DD10CFEEC4D5B9EF7A25D73E16B65"/>
    <w:rsid w:val="006474EE"/>
  </w:style>
  <w:style w:type="paragraph" w:customStyle="1" w:styleId="509CF1E4BD364531B4F3678EF99E2960">
    <w:name w:val="509CF1E4BD364531B4F3678EF99E2960"/>
    <w:rsid w:val="006474EE"/>
  </w:style>
  <w:style w:type="paragraph" w:customStyle="1" w:styleId="302A2B8F996D4263903AAE07D0D1E179">
    <w:name w:val="302A2B8F996D4263903AAE07D0D1E179"/>
    <w:rsid w:val="006474EE"/>
  </w:style>
  <w:style w:type="paragraph" w:customStyle="1" w:styleId="F7B51C9DD6E443FB9DAFAFACA8AADD0F">
    <w:name w:val="F7B51C9DD6E443FB9DAFAFACA8AADD0F"/>
    <w:rsid w:val="006474EE"/>
  </w:style>
  <w:style w:type="paragraph" w:customStyle="1" w:styleId="5995C62859FB4866AFF561E3159EADC2">
    <w:name w:val="5995C62859FB4866AFF561E3159EADC2"/>
    <w:rsid w:val="006474EE"/>
  </w:style>
  <w:style w:type="paragraph" w:customStyle="1" w:styleId="CB22DE24F109488DAE7854B38BE4B33A">
    <w:name w:val="CB22DE24F109488DAE7854B38BE4B33A"/>
    <w:rsid w:val="006474EE"/>
  </w:style>
  <w:style w:type="paragraph" w:customStyle="1" w:styleId="98BE4B067DE24494950D5D8984F6BEF4">
    <w:name w:val="98BE4B067DE24494950D5D8984F6BEF4"/>
    <w:rsid w:val="006474EE"/>
  </w:style>
  <w:style w:type="paragraph" w:customStyle="1" w:styleId="2E7337D571E34048960E33784E0F44E6">
    <w:name w:val="2E7337D571E34048960E33784E0F44E6"/>
    <w:rsid w:val="006474EE"/>
  </w:style>
  <w:style w:type="paragraph" w:customStyle="1" w:styleId="5B0AC687BF744F34BC3E3D2AE6BFBEF6">
    <w:name w:val="5B0AC687BF744F34BC3E3D2AE6BFBEF6"/>
    <w:rsid w:val="006474EE"/>
  </w:style>
  <w:style w:type="paragraph" w:customStyle="1" w:styleId="E1E5BCAAA3BB4689A7624B69BCC868E2">
    <w:name w:val="E1E5BCAAA3BB4689A7624B69BCC868E2"/>
    <w:rsid w:val="006474EE"/>
  </w:style>
  <w:style w:type="paragraph" w:customStyle="1" w:styleId="64B198F9EF4E458EBA470D1A90E320EA">
    <w:name w:val="64B198F9EF4E458EBA470D1A90E320EA"/>
    <w:rsid w:val="006474EE"/>
  </w:style>
  <w:style w:type="paragraph" w:customStyle="1" w:styleId="DA767FF344704FE7B64DE2DB6BEF3618">
    <w:name w:val="DA767FF344704FE7B64DE2DB6BEF3618"/>
    <w:rsid w:val="006474EE"/>
  </w:style>
  <w:style w:type="paragraph" w:customStyle="1" w:styleId="E1E047D3FD18485A809C0DC4DD574438">
    <w:name w:val="E1E047D3FD18485A809C0DC4DD574438"/>
    <w:rsid w:val="006474EE"/>
  </w:style>
  <w:style w:type="paragraph" w:customStyle="1" w:styleId="04B92199F455494AB668078A26A60F11">
    <w:name w:val="04B92199F455494AB668078A26A60F11"/>
    <w:rsid w:val="006474EE"/>
  </w:style>
  <w:style w:type="paragraph" w:customStyle="1" w:styleId="A1ED5510BEC4435DA86A65EF5C805C8A">
    <w:name w:val="A1ED5510BEC4435DA86A65EF5C805C8A"/>
    <w:rsid w:val="006474EE"/>
  </w:style>
  <w:style w:type="paragraph" w:customStyle="1" w:styleId="B6FC1DE1722F4E729CF9886252839761">
    <w:name w:val="B6FC1DE1722F4E729CF9886252839761"/>
    <w:rsid w:val="006474EE"/>
  </w:style>
  <w:style w:type="paragraph" w:customStyle="1" w:styleId="167E35C86D794352A8193C317ED7F929">
    <w:name w:val="167E35C86D794352A8193C317ED7F929"/>
    <w:rsid w:val="006474EE"/>
  </w:style>
  <w:style w:type="paragraph" w:customStyle="1" w:styleId="4E6430FAFD59440CA2008D82C87374B4">
    <w:name w:val="4E6430FAFD59440CA2008D82C87374B4"/>
    <w:rsid w:val="006474EE"/>
  </w:style>
  <w:style w:type="paragraph" w:customStyle="1" w:styleId="2D206D95044C45C6AD2B6F0A60ADCDCA">
    <w:name w:val="2D206D95044C45C6AD2B6F0A60ADCDCA"/>
    <w:rsid w:val="006474E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Verve">
  <a:themeElements>
    <a:clrScheme name="Inria">
      <a:dk1>
        <a:sysClr val="windowText" lastClr="000000"/>
      </a:dk1>
      <a:lt1>
        <a:sysClr val="window" lastClr="FFFFFF"/>
      </a:lt1>
      <a:dk2>
        <a:srgbClr val="666666"/>
      </a:dk2>
      <a:lt2>
        <a:srgbClr val="D2D2D2"/>
      </a:lt2>
      <a:accent1>
        <a:srgbClr val="E20026"/>
      </a:accent1>
      <a:accent2>
        <a:srgbClr val="F39A26"/>
      </a:accent2>
      <a:accent3>
        <a:srgbClr val="FECD1B"/>
      </a:accent3>
      <a:accent4>
        <a:srgbClr val="E64439"/>
      </a:accent4>
      <a:accent5>
        <a:srgbClr val="266D83"/>
      </a:accent5>
      <a:accent6>
        <a:srgbClr val="86717F"/>
      </a:accent6>
      <a:hlink>
        <a:srgbClr val="00449E"/>
      </a:hlink>
      <a:folHlink>
        <a:srgbClr val="C0000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Benchmark report and analysis of using device function pointers in CUDA kernels to be able to customize the GigaVoxels/GigaSpace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Espace_réservé1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401F33-1A4D-4579-AFF3-CBE003420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rt-grenoble.dotx</Template>
  <TotalTime>944</TotalTime>
  <Pages>15</Pages>
  <Words>1858</Words>
  <Characters>10223</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GigaVoxels/GigaSpace</vt:lpstr>
    </vt:vector>
  </TitlesOfParts>
  <Manager>Pascal Guehl</Manager>
  <Company>INRIA</Company>
  <LinksUpToDate>false</LinksUpToDate>
  <CharactersWithSpaces>12057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GigaVoxels/GigaSpace</dc:title>
  <dc:subject>Benchmark</dc:subject>
  <dc:creator>Pascal Guehl</dc:creator>
  <cp:lastModifiedBy>Pascal Guehl</cp:lastModifiedBy>
  <cp:revision>1407</cp:revision>
  <cp:lastPrinted>2014-01-14T10:18:00Z</cp:lastPrinted>
  <dcterms:created xsi:type="dcterms:W3CDTF">2012-12-23T11:22:00Z</dcterms:created>
  <dcterms:modified xsi:type="dcterms:W3CDTF">2014-01-16T14:19:00Z</dcterms:modified>
  <cp:contentStatus>Brouillon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1"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y fmtid="{D5CDD505-2E9C-101B-9397-08002B2CF9AE}" pid="3" name="auteur2"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y fmtid="{D5CDD505-2E9C-101B-9397-08002B2CF9AE}" pid="4" name="auteur3"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ies>
</file>